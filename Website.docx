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FD789" w14:textId="35BBB550" w:rsidR="007F436B" w:rsidRDefault="00763E80">
      <w:r>
        <w:fldChar w:fldCharType="begin"/>
      </w:r>
      <w:r>
        <w:instrText xml:space="preserve"> HYPERLINK "https://ebookcentral-proquest-com.ezproxy.lib.ucalgary.ca/lib/ucalgary-ebooks/detail.action?docID=1780808" </w:instrText>
      </w:r>
      <w:r>
        <w:fldChar w:fldCharType="separate"/>
      </w:r>
      <w:r w:rsidR="007F436B">
        <w:rPr>
          <w:rStyle w:val="Hyperlink"/>
        </w:rPr>
        <w:t>https://ebookcentral-proquest-com.ezproxy.lib.ucalgary.ca/lib/ucalgary-ebooks/detail.action?docID=1780808</w:t>
      </w:r>
      <w:r>
        <w:rPr>
          <w:rStyle w:val="Hyperlink"/>
        </w:rPr>
        <w:fldChar w:fldCharType="end"/>
      </w:r>
      <w:r w:rsidR="007F436B">
        <w:t xml:space="preserve"> part 4</w:t>
      </w:r>
      <w:r w:rsidR="00E767F6">
        <w:t xml:space="preserve"> Done!</w:t>
      </w:r>
    </w:p>
    <w:p w14:paraId="4D651898" w14:textId="071C4988" w:rsidR="007F436B" w:rsidRDefault="00324357">
      <w:hyperlink r:id="rId8" w:history="1">
        <w:r w:rsidR="007F436B">
          <w:rPr>
            <w:rStyle w:val="Hyperlink"/>
          </w:rPr>
          <w:t>https://ebookcentral-proquest-com.ezproxy.lib.ucalgary.ca/lib/ucalgary-ebooks/detail.action?docID=269540</w:t>
        </w:r>
      </w:hyperlink>
      <w:r w:rsidR="007F436B">
        <w:t xml:space="preserve"> chapter </w:t>
      </w:r>
      <w:r w:rsidR="00E767F6">
        <w:t>9</w:t>
      </w:r>
    </w:p>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w:t>
        </w:r>
        <w:proofErr w:type="gramStart"/>
        <w:r>
          <w:t>question?;</w:t>
        </w:r>
        <w:proofErr w:type="gramEnd"/>
        <w:r>
          <w:t xml:space="preserve">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lastRenderedPageBreak/>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33D33B9B" w14:textId="6C713CA0" w:rsidR="003F0F51" w:rsidRDefault="00845698" w:rsidP="009870FF">
      <w:pPr>
        <w:rPr>
          <w:ins w:id="7" w:author="Owner" w:date="2020-10-13T09:33:00Z"/>
        </w:rPr>
      </w:pPr>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ins w:id="8" w:author="Owner" w:date="2020-10-13T09:25:00Z">
        <w:r w:rsidR="00C43916">
          <w:t>After getting a bachelor’s degree in biology and psychology</w:t>
        </w:r>
      </w:ins>
      <w:ins w:id="9" w:author="Owner" w:date="2020-10-13T09:26:00Z">
        <w:r w:rsidR="00C43916">
          <w:t xml:space="preserve"> from the US</w:t>
        </w:r>
      </w:ins>
      <w:ins w:id="10" w:author="Owner" w:date="2020-10-13T09:25:00Z">
        <w:r w:rsidR="00C43916">
          <w:t xml:space="preserve">, I headed to </w:t>
        </w:r>
      </w:ins>
      <w:ins w:id="11" w:author="Owner" w:date="2020-10-13T09:26:00Z">
        <w:r w:rsidR="00C43916">
          <w:t>Thailand for my first Masters’ degree in Natural Resources Management</w:t>
        </w:r>
      </w:ins>
      <w:ins w:id="12" w:author="Owner" w:date="2020-10-13T09:27:00Z">
        <w:r w:rsidR="00C43916">
          <w:t xml:space="preserve">. My field site was in Cambodia – </w:t>
        </w:r>
      </w:ins>
      <w:ins w:id="13" w:author="Owner" w:date="2020-10-13T09:28:00Z">
        <w:r w:rsidR="00C43916">
          <w:t>a beautiful</w:t>
        </w:r>
      </w:ins>
      <w:ins w:id="14" w:author="Owner" w:date="2020-10-13T09:27:00Z">
        <w:r w:rsidR="00C43916">
          <w:t xml:space="preserve"> (and hot!) country. </w:t>
        </w:r>
      </w:ins>
      <w:ins w:id="15" w:author="Owner" w:date="2020-10-13T09:28:00Z">
        <w:r w:rsidR="003F0F51">
          <w:t xml:space="preserve">Then, </w:t>
        </w:r>
      </w:ins>
      <w:ins w:id="16" w:author="Owner" w:date="2020-10-13T09:29:00Z">
        <w:r w:rsidR="003F0F51">
          <w:t xml:space="preserve">I returned home to Nepal. </w:t>
        </w:r>
      </w:ins>
      <w:ins w:id="17" w:author="Owner" w:date="2020-10-13T09:34:00Z">
        <w:r w:rsidR="00611CAF">
          <w:t>For the next four years, I w</w:t>
        </w:r>
      </w:ins>
      <w:ins w:id="18" w:author="Owner" w:date="2020-10-13T09:35:00Z">
        <w:r w:rsidR="00611CAF">
          <w:t>orked at national and international levels in various organizations – UNDP</w:t>
        </w:r>
      </w:ins>
      <w:ins w:id="19" w:author="Owner" w:date="2020-10-13T09:36:00Z">
        <w:r w:rsidR="00611CAF">
          <w:t xml:space="preserve"> (</w:t>
        </w:r>
      </w:ins>
      <w:ins w:id="20" w:author="Owner" w:date="2020-10-13T09:47:00Z">
        <w:r w:rsidR="004022EF">
          <w:t>the project titled ‘</w:t>
        </w:r>
      </w:ins>
      <w:ins w:id="21" w:author="Owner" w:date="2020-10-13T09:36:00Z">
        <w:r w:rsidR="00611CAF">
          <w:t>Conservation and Sustainable Use of Wetlands in Nepal</w:t>
        </w:r>
      </w:ins>
      <w:ins w:id="22" w:author="Owner" w:date="2020-10-13T09:47:00Z">
        <w:r w:rsidR="004022EF">
          <w:t>’</w:t>
        </w:r>
      </w:ins>
      <w:ins w:id="23" w:author="Owner" w:date="2020-10-13T09:36:00Z">
        <w:r w:rsidR="00611CAF">
          <w:t>)</w:t>
        </w:r>
      </w:ins>
      <w:ins w:id="24" w:author="Owner" w:date="2020-10-13T09:35:00Z">
        <w:r w:rsidR="00611CAF">
          <w:t>, ICIMOD</w:t>
        </w:r>
      </w:ins>
      <w:ins w:id="25" w:author="Owner" w:date="2020-10-13T09:36:00Z">
        <w:r w:rsidR="00611CAF">
          <w:t xml:space="preserve"> (</w:t>
        </w:r>
      </w:ins>
      <w:ins w:id="26" w:author="Owner" w:date="2020-10-13T09:37:00Z">
        <w:r w:rsidR="00611CAF" w:rsidRPr="00611CAF">
          <w:rPr>
            <w:rPrChange w:id="27" w:author="Owner" w:date="2020-10-13T09:37:00Z">
              <w:rPr>
                <w:rFonts w:ascii="Arial" w:hAnsi="Arial" w:cs="Arial"/>
                <w:color w:val="4D5156"/>
                <w:sz w:val="21"/>
                <w:szCs w:val="21"/>
                <w:shd w:val="clear" w:color="auto" w:fill="FFFFFF"/>
              </w:rPr>
            </w:rPrChange>
          </w:rPr>
          <w:t>International Centre for Integrated Mountain Development</w:t>
        </w:r>
        <w:r w:rsidR="00611CAF">
          <w:t xml:space="preserve"> as a junior consultant</w:t>
        </w:r>
      </w:ins>
      <w:ins w:id="28" w:author="Owner" w:date="2020-10-13T09:48:00Z">
        <w:r w:rsidR="004022EF">
          <w:t xml:space="preserve"> in Nepal</w:t>
        </w:r>
      </w:ins>
      <w:ins w:id="29" w:author="Owner" w:date="2020-10-13T09:37:00Z">
        <w:r w:rsidR="00611CAF" w:rsidRPr="00611CAF">
          <w:rPr>
            <w:rPrChange w:id="30" w:author="Owner" w:date="2020-10-13T09:37:00Z">
              <w:rPr>
                <w:rFonts w:ascii="Arial" w:hAnsi="Arial" w:cs="Arial"/>
                <w:color w:val="4D5156"/>
                <w:sz w:val="21"/>
                <w:szCs w:val="21"/>
                <w:shd w:val="clear" w:color="auto" w:fill="FFFFFF"/>
              </w:rPr>
            </w:rPrChange>
          </w:rPr>
          <w:t>)</w:t>
        </w:r>
      </w:ins>
      <w:ins w:id="31" w:author="Owner" w:date="2020-10-13T09:35:00Z">
        <w:r w:rsidR="00611CAF">
          <w:t xml:space="preserve"> and IUCN (</w:t>
        </w:r>
      </w:ins>
      <w:ins w:id="32" w:author="Owner" w:date="2020-10-13T09:48:00Z">
        <w:r w:rsidR="004022EF">
          <w:t xml:space="preserve">the </w:t>
        </w:r>
      </w:ins>
      <w:ins w:id="33" w:author="Owner" w:date="2020-10-13T09:35:00Z">
        <w:r w:rsidR="00611CAF">
          <w:t>Ramsar Convention Secretariat</w:t>
        </w:r>
      </w:ins>
      <w:ins w:id="34" w:author="Owner" w:date="2020-10-13T09:36:00Z">
        <w:r w:rsidR="00611CAF">
          <w:t xml:space="preserve"> in Switzerland</w:t>
        </w:r>
      </w:ins>
      <w:ins w:id="35" w:author="Owner" w:date="2020-10-13T09:35:00Z">
        <w:r w:rsidR="00611CAF">
          <w:t>)</w:t>
        </w:r>
      </w:ins>
      <w:ins w:id="36" w:author="Owner" w:date="2020-10-13T09:40:00Z">
        <w:r w:rsidR="0075667B">
          <w:t xml:space="preserve">. In these jobs, I reviewed local and international site assessments, community </w:t>
        </w:r>
      </w:ins>
      <w:ins w:id="37" w:author="Owner" w:date="2020-10-13T09:41:00Z">
        <w:r w:rsidR="0075667B">
          <w:t xml:space="preserve">level management plans, project proposals and final project reports. </w:t>
        </w:r>
      </w:ins>
      <w:ins w:id="38" w:author="Owner" w:date="2020-10-13T09:49:00Z">
        <w:r w:rsidR="004022EF">
          <w:t xml:space="preserve">When I went to the field site and talked to the local community members and leaders, </w:t>
        </w:r>
      </w:ins>
      <w:ins w:id="39" w:author="Owner" w:date="2020-10-13T09:55:00Z">
        <w:r w:rsidR="003F5528">
          <w:t>I started to realise the</w:t>
        </w:r>
      </w:ins>
      <w:ins w:id="40" w:author="Owner" w:date="2020-10-13T09:50:00Z">
        <w:r w:rsidR="004022EF">
          <w:t xml:space="preserve"> value of teaching ecology and conservation </w:t>
        </w:r>
      </w:ins>
      <w:ins w:id="41" w:author="Owner" w:date="2020-10-13T09:55:00Z">
        <w:r w:rsidR="003F5528">
          <w:t>so</w:t>
        </w:r>
      </w:ins>
      <w:ins w:id="42" w:author="Owner" w:date="2020-10-13T09:50:00Z">
        <w:r w:rsidR="004022EF">
          <w:t xml:space="preserve"> students (and therefore, </w:t>
        </w:r>
      </w:ins>
      <w:ins w:id="43" w:author="Owner" w:date="2020-10-13T09:51:00Z">
        <w:r w:rsidR="004022EF">
          <w:t xml:space="preserve">majority of the population in a few years) </w:t>
        </w:r>
      </w:ins>
      <w:ins w:id="44" w:author="Owner" w:date="2020-10-13T09:55:00Z">
        <w:r w:rsidR="003F5528">
          <w:t xml:space="preserve">could </w:t>
        </w:r>
      </w:ins>
      <w:ins w:id="45" w:author="Owner" w:date="2020-10-13T09:51:00Z">
        <w:r w:rsidR="004022EF">
          <w:t>understand the impacts we have on the world and work together to</w:t>
        </w:r>
      </w:ins>
      <w:ins w:id="46" w:author="Owner" w:date="2020-10-13T09:52:00Z">
        <w:r w:rsidR="004022EF">
          <w:t xml:space="preserve"> come up with solutions to </w:t>
        </w:r>
        <w:r w:rsidR="005965CC">
          <w:t xml:space="preserve">mitigate the effects of </w:t>
        </w:r>
      </w:ins>
      <w:ins w:id="47" w:author="Owner" w:date="2020-10-13T09:55:00Z">
        <w:r w:rsidR="003F5528">
          <w:t>our</w:t>
        </w:r>
      </w:ins>
      <w:ins w:id="48" w:author="Owner" w:date="2020-10-13T09:52:00Z">
        <w:r w:rsidR="005965CC">
          <w:t xml:space="preserve"> current trajectory. </w:t>
        </w:r>
      </w:ins>
    </w:p>
    <w:p w14:paraId="40EB3D45" w14:textId="7BF80E35" w:rsidR="00CF6673" w:rsidRDefault="00DF5200" w:rsidP="009870FF">
      <w:r>
        <w:t>W</w:t>
      </w:r>
      <w:r w:rsidR="00CF6673">
        <w:t xml:space="preserve">hile pursuing </w:t>
      </w:r>
      <w:r w:rsidR="00CE2E97">
        <w:t>my second</w:t>
      </w:r>
      <w:r w:rsidR="00CF6673">
        <w:t xml:space="preserve"> Master</w:t>
      </w:r>
      <w:r w:rsidR="00CE2E97">
        <w:t xml:space="preserve">s’ </w:t>
      </w:r>
      <w:r w:rsidR="00CF6673">
        <w:t>degree</w:t>
      </w:r>
      <w:r w:rsidR="00CE2E97">
        <w:t>,</w:t>
      </w:r>
      <w:r w:rsidR="00CF6673">
        <w:t xml:space="preserve"> at the University of Calgary, I </w:t>
      </w:r>
      <w:r>
        <w:t xml:space="preserve">also </w:t>
      </w:r>
      <w:r w:rsidR="004C6F1A">
        <w:t>worked</w:t>
      </w:r>
      <w:r w:rsidR="00CF6673">
        <w:t xml:space="preserve"> as a Teaching Assistant (TA). </w:t>
      </w:r>
      <w:r w:rsidR="008421B6">
        <w:t xml:space="preserve">If you are interested in learning about my research (in brief), click the link: </w:t>
      </w:r>
      <w:r w:rsidR="008421B6" w:rsidRPr="009B37A9">
        <w:rPr>
          <w:highlight w:val="yellow"/>
          <w:rPrChange w:id="49" w:author="Owner" w:date="2020-09-05T14:00:00Z">
            <w:rPr/>
          </w:rPrChange>
        </w:rPr>
        <w:t>why I spent years following bighorn sheep</w:t>
      </w:r>
      <w:r w:rsidR="008421B6">
        <w:t>. Working as a TA</w:t>
      </w:r>
      <w:r w:rsidR="00CF6673">
        <w:t xml:space="preserve"> ignited a second passion–</w:t>
      </w:r>
      <w:ins w:id="50" w:author="Owner" w:date="2020-10-13T09:53:00Z">
        <w:r w:rsidR="005965CC">
          <w:t>&lt;</w:t>
        </w:r>
        <w:proofErr w:type="spellStart"/>
        <w:r w:rsidR="005965CC">
          <w:t>em</w:t>
        </w:r>
        <w:proofErr w:type="spellEnd"/>
        <w:r w:rsidR="005965CC">
          <w:t>&gt;</w:t>
        </w:r>
      </w:ins>
      <w:r w:rsidR="00CF6673">
        <w:t>teaching and learning</w:t>
      </w:r>
      <w:ins w:id="51" w:author="Owner" w:date="2020-10-13T09:53:00Z">
        <w:r w:rsidR="005965CC">
          <w:t>&lt;/</w:t>
        </w:r>
        <w:proofErr w:type="spellStart"/>
        <w:r w:rsidR="005965CC">
          <w:t>em</w:t>
        </w:r>
        <w:proofErr w:type="spellEnd"/>
        <w:r w:rsidR="005965CC">
          <w:t>&gt;</w:t>
        </w:r>
      </w:ins>
      <w:r w:rsidR="00CF6673">
        <w:t>. Now, I aim to merge the two passions together by working as a Tutor in Biology and Academic Writing</w:t>
      </w:r>
      <w:r w:rsidR="004B3C9B">
        <w:t xml:space="preserve"> for university students</w:t>
      </w:r>
      <w:r w:rsidR="00CF6673">
        <w:t>.</w:t>
      </w:r>
      <w:r>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lastRenderedPageBreak/>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my 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52" w:author="Owner" w:date="2020-09-04T15:13:00Z"/>
          <w:highlight w:val="darkGray"/>
        </w:rPr>
      </w:pPr>
      <w:del w:id="53" w:author="Owner" w:date="2020-08-10T10:11:00Z">
        <w:r w:rsidRPr="00A57A8C" w:rsidDel="00483579">
          <w:rPr>
            <w:highlight w:val="darkGray"/>
          </w:rPr>
          <w:delText>The best bit of w</w:delText>
        </w:r>
      </w:del>
      <w:ins w:id="54" w:author="Owner" w:date="2020-08-10T10:11:00Z">
        <w:r w:rsidR="00483579" w:rsidRPr="00A57A8C">
          <w:rPr>
            <w:highlight w:val="darkGray"/>
          </w:rPr>
          <w:t>W</w:t>
        </w:r>
      </w:ins>
      <w:r w:rsidRPr="00A57A8C">
        <w:rPr>
          <w:highlight w:val="darkGray"/>
        </w:rPr>
        <w:t xml:space="preserve">orking as a TA (and now as a Writing Tutor) </w:t>
      </w:r>
      <w:del w:id="55" w:author="Owner" w:date="2020-08-10T10:11:00Z">
        <w:r w:rsidRPr="00A57A8C" w:rsidDel="006922BD">
          <w:rPr>
            <w:highlight w:val="darkGray"/>
          </w:rPr>
          <w:delText xml:space="preserve">is that </w:delText>
        </w:r>
      </w:del>
      <w:r w:rsidRPr="00A57A8C">
        <w:rPr>
          <w:highlight w:val="darkGray"/>
        </w:rPr>
        <w:t xml:space="preserve">I </w:t>
      </w:r>
      <w:del w:id="56"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57" w:author="Owner" w:date="2020-08-10T10:12:00Z">
        <w:r w:rsidR="006922BD" w:rsidRPr="00A57A8C">
          <w:rPr>
            <w:highlight w:val="darkGray"/>
          </w:rPr>
          <w:t xml:space="preserve">. This feedback helps </w:t>
        </w:r>
      </w:ins>
      <w:del w:id="58" w:author="Owner" w:date="2020-08-10T10:12:00Z">
        <w:r w:rsidRPr="00A57A8C" w:rsidDel="006922BD">
          <w:rPr>
            <w:highlight w:val="darkGray"/>
          </w:rPr>
          <w:delText xml:space="preserve"> to </w:delText>
        </w:r>
      </w:del>
      <w:r w:rsidRPr="00A57A8C">
        <w:rPr>
          <w:highlight w:val="darkGray"/>
        </w:rPr>
        <w:t>improve their critical thinking</w:t>
      </w:r>
      <w:ins w:id="59"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60" w:author="Owner" w:date="2020-08-10T10:12:00Z">
        <w:r w:rsidR="004C6F1A" w:rsidRPr="00A57A8C" w:rsidDel="006922BD">
          <w:rPr>
            <w:highlight w:val="darkGray"/>
          </w:rPr>
          <w:delText xml:space="preserve">very </w:delText>
        </w:r>
      </w:del>
      <w:r w:rsidR="004C6F1A" w:rsidRPr="00A57A8C">
        <w:rPr>
          <w:highlight w:val="darkGray"/>
        </w:rPr>
        <w:t xml:space="preserve">keen </w:t>
      </w:r>
      <w:ins w:id="61" w:author="Owner" w:date="2020-08-10T10:12:00Z">
        <w:r w:rsidR="006922BD" w:rsidRPr="00A57A8C">
          <w:rPr>
            <w:highlight w:val="darkGray"/>
          </w:rPr>
          <w:t>to</w:t>
        </w:r>
      </w:ins>
      <w:del w:id="62" w:author="Owner" w:date="2020-08-10T10:12:00Z">
        <w:r w:rsidR="004C6F1A" w:rsidRPr="00A57A8C" w:rsidDel="006922BD">
          <w:rPr>
            <w:highlight w:val="darkGray"/>
          </w:rPr>
          <w:delText>on</w:delText>
        </w:r>
      </w:del>
      <w:r w:rsidR="004C6F1A" w:rsidRPr="00A57A8C">
        <w:rPr>
          <w:highlight w:val="darkGray"/>
        </w:rPr>
        <w:t xml:space="preserve"> improv</w:t>
      </w:r>
      <w:ins w:id="63" w:author="Owner" w:date="2020-08-10T10:12:00Z">
        <w:r w:rsidR="006922BD" w:rsidRPr="00A57A8C">
          <w:rPr>
            <w:highlight w:val="darkGray"/>
          </w:rPr>
          <w:t>e</w:t>
        </w:r>
      </w:ins>
      <w:del w:id="64" w:author="Owner" w:date="2020-08-10T10:12:00Z">
        <w:r w:rsidR="004C6F1A" w:rsidRPr="00A57A8C" w:rsidDel="006922BD">
          <w:rPr>
            <w:highlight w:val="darkGray"/>
          </w:rPr>
          <w:delText>ing</w:delText>
        </w:r>
      </w:del>
      <w:r w:rsidR="004C6F1A" w:rsidRPr="00A57A8C">
        <w:rPr>
          <w:highlight w:val="darkGray"/>
        </w:rPr>
        <w:t xml:space="preserve"> because I</w:t>
      </w:r>
      <w:del w:id="65" w:author="Owner" w:date="2020-08-10T10:13:00Z">
        <w:r w:rsidR="004C6F1A" w:rsidRPr="00A57A8C" w:rsidDel="006922BD">
          <w:rPr>
            <w:highlight w:val="darkGray"/>
          </w:rPr>
          <w:delText>’</w:delText>
        </w:r>
      </w:del>
      <w:ins w:id="66"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67" w:author="Owner" w:date="2020-08-10T10:13:00Z">
        <w:r w:rsidR="006922BD" w:rsidRPr="00A57A8C" w:rsidDel="006922BD">
          <w:rPr>
            <w:highlight w:val="darkGray"/>
          </w:rPr>
          <w:t xml:space="preserve"> </w:t>
        </w:r>
      </w:ins>
      <w:del w:id="68"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69" w:author="Owner" w:date="2020-08-10T10:13:00Z">
        <w:r w:rsidR="006922BD" w:rsidRPr="00A57A8C">
          <w:rPr>
            <w:highlight w:val="darkGray"/>
          </w:rPr>
          <w:t>, on average</w:t>
        </w:r>
      </w:ins>
      <w:del w:id="70"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71"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72"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73" w:author="Owner" w:date="2020-09-04T15:13:00Z"/>
          <w:highlight w:val="darkGray"/>
        </w:rPr>
      </w:pPr>
      <w:del w:id="74" w:author="Owner" w:date="2020-09-04T15:13:00Z">
        <w:r w:rsidRPr="00A57A8C" w:rsidDel="00D22BCD">
          <w:rPr>
            <w:highlight w:val="darkGray"/>
          </w:rPr>
          <w:delText>Th</w:delText>
        </w:r>
      </w:del>
      <w:del w:id="75" w:author="Owner" w:date="2020-08-10T10:14:00Z">
        <w:r w:rsidRPr="00A57A8C" w:rsidDel="006922BD">
          <w:rPr>
            <w:highlight w:val="darkGray"/>
          </w:rPr>
          <w:delText>at</w:delText>
        </w:r>
      </w:del>
      <w:del w:id="76"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77"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324357" w:rsidP="009870FF">
      <w:pPr>
        <w:rPr>
          <w:rStyle w:val="Hyperlink"/>
        </w:rPr>
      </w:pPr>
      <w:hyperlink r:id="rId9"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2416ED9C" w:rsidR="00AC0DE0" w:rsidRDefault="00A57A8C" w:rsidP="009870FF">
      <w:pPr>
        <w:rPr>
          <w:ins w:id="78"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79" w:author="Owner" w:date="2020-09-10T15:44:00Z"/>
          <w:rStyle w:val="Hyperlink"/>
          <w:u w:val="none"/>
        </w:rPr>
      </w:pPr>
      <w:ins w:id="80" w:author="Owner" w:date="2020-09-10T15:43:00Z">
        <w:r>
          <w:rPr>
            <w:rStyle w:val="Hyperlink"/>
            <w:u w:val="none"/>
          </w:rPr>
          <w:t>1</w:t>
        </w:r>
        <w:r w:rsidRPr="00DD6BD5">
          <w:rPr>
            <w:rStyle w:val="Hyperlink"/>
            <w:u w:val="none"/>
            <w:vertAlign w:val="superscript"/>
            <w:rPrChange w:id="81" w:author="Owner" w:date="2020-09-10T15:43:00Z">
              <w:rPr>
                <w:rStyle w:val="Hyperlink"/>
                <w:u w:val="none"/>
              </w:rPr>
            </w:rPrChange>
          </w:rPr>
          <w:t>st</w:t>
        </w:r>
        <w:r>
          <w:rPr>
            <w:rStyle w:val="Hyperlink"/>
            <w:u w:val="none"/>
          </w:rPr>
          <w:t xml:space="preserve"> Post en</w:t>
        </w:r>
      </w:ins>
      <w:ins w:id="82" w:author="Owner" w:date="2020-09-10T15:44:00Z">
        <w:r>
          <w:rPr>
            <w:rStyle w:val="Hyperlink"/>
            <w:u w:val="none"/>
          </w:rPr>
          <w:t>try.</w:t>
        </w:r>
      </w:ins>
    </w:p>
    <w:p w14:paraId="2DB07667" w14:textId="7F8A06FD" w:rsidR="00DD6BD5" w:rsidRPr="00561818" w:rsidRDefault="00DD6BD5" w:rsidP="00DD6BD5">
      <w:pPr>
        <w:rPr>
          <w:ins w:id="83" w:author="Owner" w:date="2020-09-10T15:44:00Z"/>
          <w:b/>
          <w:bCs/>
          <w:color w:val="538135" w:themeColor="accent6" w:themeShade="BF"/>
          <w:rPrChange w:id="84" w:author="Owner" w:date="2020-09-13T10:58:00Z">
            <w:rPr>
              <w:ins w:id="85" w:author="Owner" w:date="2020-09-10T15:44:00Z"/>
            </w:rPr>
          </w:rPrChange>
        </w:rPr>
      </w:pPr>
      <w:ins w:id="86" w:author="Owner" w:date="2020-09-10T15:45:00Z">
        <w:r w:rsidRPr="00561818">
          <w:rPr>
            <w:b/>
            <w:bCs/>
            <w:color w:val="538135" w:themeColor="accent6" w:themeShade="BF"/>
            <w:rPrChange w:id="87" w:author="Owner" w:date="2020-09-13T10:58:00Z">
              <w:rPr>
                <w:b/>
                <w:bCs/>
              </w:rPr>
            </w:rPrChange>
          </w:rPr>
          <w:t>What is this and why am I doing it?</w:t>
        </w:r>
      </w:ins>
      <w:ins w:id="88" w:author="Owner" w:date="2020-09-10T15:44:00Z">
        <w:r w:rsidRPr="00561818">
          <w:rPr>
            <w:b/>
            <w:bCs/>
            <w:color w:val="538135" w:themeColor="accent6" w:themeShade="BF"/>
            <w:rPrChange w:id="89" w:author="Owner" w:date="2020-09-13T10:58:00Z">
              <w:rPr/>
            </w:rPrChange>
          </w:rPr>
          <w:t xml:space="preserve"> </w:t>
        </w:r>
      </w:ins>
    </w:p>
    <w:p w14:paraId="558D5250" w14:textId="0FABA6B8" w:rsidR="00DD6BD5" w:rsidRPr="00561818" w:rsidRDefault="00DD6BD5" w:rsidP="00DD6BD5">
      <w:pPr>
        <w:rPr>
          <w:ins w:id="90" w:author="Owner" w:date="2020-09-10T15:44:00Z"/>
          <w:color w:val="538135" w:themeColor="accent6" w:themeShade="BF"/>
          <w:rPrChange w:id="91" w:author="Owner" w:date="2020-09-13T10:58:00Z">
            <w:rPr>
              <w:ins w:id="92" w:author="Owner" w:date="2020-09-10T15:44:00Z"/>
            </w:rPr>
          </w:rPrChange>
        </w:rPr>
      </w:pPr>
      <w:ins w:id="93" w:author="Owner" w:date="2020-09-10T15:44:00Z">
        <w:r w:rsidRPr="00561818">
          <w:rPr>
            <w:color w:val="538135" w:themeColor="accent6" w:themeShade="BF"/>
            <w:rPrChange w:id="94" w:author="Owner" w:date="2020-09-13T10:58:00Z">
              <w:rPr/>
            </w:rPrChange>
          </w:rPr>
          <w:t>Tags: Personal; Ecology and Evolution; Higher Education</w:t>
        </w:r>
      </w:ins>
    </w:p>
    <w:p w14:paraId="299BA6BF" w14:textId="54B11C9D" w:rsidR="00DD6BD5" w:rsidRPr="00561818" w:rsidRDefault="00DD6BD5" w:rsidP="00DD6BD5">
      <w:pPr>
        <w:rPr>
          <w:ins w:id="95" w:author="Owner" w:date="2020-09-10T15:44:00Z"/>
          <w:color w:val="538135" w:themeColor="accent6" w:themeShade="BF"/>
          <w:rPrChange w:id="96" w:author="Owner" w:date="2020-09-13T10:58:00Z">
            <w:rPr>
              <w:ins w:id="97" w:author="Owner" w:date="2020-09-10T15:44:00Z"/>
            </w:rPr>
          </w:rPrChange>
        </w:rPr>
      </w:pPr>
      <w:ins w:id="98" w:author="Owner" w:date="2020-09-10T15:44:00Z">
        <w:r w:rsidRPr="00561818">
          <w:rPr>
            <w:color w:val="538135" w:themeColor="accent6" w:themeShade="BF"/>
            <w:rPrChange w:id="99"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100" w:author="Owner" w:date="2020-09-10T15:44:00Z"/>
          <w:color w:val="538135" w:themeColor="accent6" w:themeShade="BF"/>
          <w:rPrChange w:id="101" w:author="Owner" w:date="2020-09-13T10:58:00Z">
            <w:rPr>
              <w:ins w:id="102" w:author="Owner" w:date="2020-09-10T15:44:00Z"/>
            </w:rPr>
          </w:rPrChange>
        </w:rPr>
      </w:pPr>
      <w:ins w:id="103" w:author="Owner" w:date="2020-09-10T15:44:00Z">
        <w:r w:rsidRPr="00561818">
          <w:rPr>
            <w:color w:val="538135" w:themeColor="accent6" w:themeShade="BF"/>
            <w:rPrChange w:id="104"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105" w:author="Owner" w:date="2020-09-10T18:00:00Z">
        <w:r w:rsidR="00660A31" w:rsidRPr="00561818">
          <w:rPr>
            <w:color w:val="538135" w:themeColor="accent6" w:themeShade="BF"/>
            <w:rPrChange w:id="106" w:author="Owner" w:date="2020-09-13T10:58:00Z">
              <w:rPr/>
            </w:rPrChange>
          </w:rPr>
          <w:t>’</w:t>
        </w:r>
      </w:ins>
      <w:ins w:id="107" w:author="Owner" w:date="2020-09-10T15:44:00Z">
        <w:r w:rsidRPr="00561818">
          <w:rPr>
            <w:color w:val="538135" w:themeColor="accent6" w:themeShade="BF"/>
            <w:rPrChange w:id="108" w:author="Owner" w:date="2020-09-13T10:58:00Z">
              <w:rPr/>
            </w:rPrChange>
          </w:rPr>
          <w:t xml:space="preserve">. </w:t>
        </w:r>
      </w:ins>
      <w:ins w:id="109" w:author="Owner" w:date="2020-09-10T18:00:00Z">
        <w:r w:rsidR="00660A31" w:rsidRPr="00561818">
          <w:rPr>
            <w:color w:val="538135" w:themeColor="accent6" w:themeShade="BF"/>
            <w:rPrChange w:id="110" w:author="Owner" w:date="2020-09-13T10:58:00Z">
              <w:rPr/>
            </w:rPrChange>
          </w:rPr>
          <w:t>During this time</w:t>
        </w:r>
      </w:ins>
      <w:ins w:id="111" w:author="Owner" w:date="2020-09-10T15:44:00Z">
        <w:r w:rsidRPr="00561818">
          <w:rPr>
            <w:color w:val="538135" w:themeColor="accent6" w:themeShade="BF"/>
            <w:rPrChange w:id="112" w:author="Owner" w:date="2020-09-13T10:58:00Z">
              <w:rPr/>
            </w:rPrChange>
          </w:rPr>
          <w:t xml:space="preserve">, I also worked as a </w:t>
        </w:r>
      </w:ins>
      <w:ins w:id="113" w:author="Owner" w:date="2020-09-10T15:46:00Z">
        <w:r w:rsidRPr="00561818">
          <w:rPr>
            <w:color w:val="538135" w:themeColor="accent6" w:themeShade="BF"/>
            <w:rPrChange w:id="114" w:author="Owner" w:date="2020-09-13T10:58:00Z">
              <w:rPr/>
            </w:rPrChange>
          </w:rPr>
          <w:t>T</w:t>
        </w:r>
      </w:ins>
      <w:ins w:id="115" w:author="Owner" w:date="2020-09-10T15:44:00Z">
        <w:r w:rsidRPr="00561818">
          <w:rPr>
            <w:color w:val="538135" w:themeColor="accent6" w:themeShade="BF"/>
            <w:rPrChange w:id="116" w:author="Owner" w:date="2020-09-13T10:58:00Z">
              <w:rPr/>
            </w:rPrChange>
          </w:rPr>
          <w:t xml:space="preserve">eaching </w:t>
        </w:r>
      </w:ins>
      <w:ins w:id="117" w:author="Owner" w:date="2020-09-10T15:46:00Z">
        <w:r w:rsidRPr="00561818">
          <w:rPr>
            <w:color w:val="538135" w:themeColor="accent6" w:themeShade="BF"/>
            <w:rPrChange w:id="118" w:author="Owner" w:date="2020-09-13T10:58:00Z">
              <w:rPr/>
            </w:rPrChange>
          </w:rPr>
          <w:t>A</w:t>
        </w:r>
      </w:ins>
      <w:ins w:id="119" w:author="Owner" w:date="2020-09-10T15:44:00Z">
        <w:r w:rsidRPr="00561818">
          <w:rPr>
            <w:color w:val="538135" w:themeColor="accent6" w:themeShade="BF"/>
            <w:rPrChange w:id="120" w:author="Owner" w:date="2020-09-13T10:58:00Z">
              <w:rPr/>
            </w:rPrChange>
          </w:rPr>
          <w:t>ssistant and so,</w:t>
        </w:r>
      </w:ins>
      <w:ins w:id="121" w:author="Owner" w:date="2020-09-10T18:00:00Z">
        <w:r w:rsidR="00660A31" w:rsidRPr="00561818">
          <w:rPr>
            <w:color w:val="538135" w:themeColor="accent6" w:themeShade="BF"/>
            <w:rPrChange w:id="122" w:author="Owner" w:date="2020-09-13T10:58:00Z">
              <w:rPr/>
            </w:rPrChange>
          </w:rPr>
          <w:t xml:space="preserve"> when</w:t>
        </w:r>
      </w:ins>
      <w:ins w:id="123" w:author="Owner" w:date="2020-09-10T15:44:00Z">
        <w:r w:rsidRPr="00561818">
          <w:rPr>
            <w:color w:val="538135" w:themeColor="accent6" w:themeShade="BF"/>
            <w:rPrChange w:id="124" w:author="Owner" w:date="2020-09-13T10:58:00Z">
              <w:rPr/>
            </w:rPrChange>
          </w:rPr>
          <w:t xml:space="preserve"> I reflect on</w:t>
        </w:r>
      </w:ins>
      <w:ins w:id="125" w:author="Owner" w:date="2020-09-10T15:46:00Z">
        <w:r w:rsidRPr="00561818">
          <w:rPr>
            <w:color w:val="538135" w:themeColor="accent6" w:themeShade="BF"/>
            <w:rPrChange w:id="126" w:author="Owner" w:date="2020-09-13T10:58:00Z">
              <w:rPr/>
            </w:rPrChange>
          </w:rPr>
          <w:t xml:space="preserve"> thos</w:t>
        </w:r>
      </w:ins>
      <w:ins w:id="127" w:author="Owner" w:date="2020-09-10T15:47:00Z">
        <w:r w:rsidRPr="00561818">
          <w:rPr>
            <w:color w:val="538135" w:themeColor="accent6" w:themeShade="BF"/>
            <w:rPrChange w:id="128" w:author="Owner" w:date="2020-09-13T10:58:00Z">
              <w:rPr/>
            </w:rPrChange>
          </w:rPr>
          <w:t>e</w:t>
        </w:r>
      </w:ins>
      <w:ins w:id="129" w:author="Owner" w:date="2020-09-10T15:44:00Z">
        <w:r w:rsidRPr="00561818">
          <w:rPr>
            <w:color w:val="538135" w:themeColor="accent6" w:themeShade="BF"/>
            <w:rPrChange w:id="130"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131" w:author="Owner" w:date="2020-09-10T15:47:00Z">
        <w:r w:rsidRPr="00561818">
          <w:rPr>
            <w:color w:val="538135" w:themeColor="accent6" w:themeShade="BF"/>
            <w:rPrChange w:id="132" w:author="Owner" w:date="2020-09-13T10:58:00Z">
              <w:rPr/>
            </w:rPrChange>
          </w:rPr>
          <w:t xml:space="preserve"> only be </w:t>
        </w:r>
      </w:ins>
      <w:ins w:id="133" w:author="Owner" w:date="2020-09-10T15:44:00Z">
        <w:r w:rsidRPr="00561818">
          <w:rPr>
            <w:color w:val="538135" w:themeColor="accent6" w:themeShade="BF"/>
            <w:rPrChange w:id="134" w:author="Owner" w:date="2020-09-13T10:58:00Z">
              <w:rPr/>
            </w:rPrChange>
          </w:rPr>
          <w:t xml:space="preserve">‘personal’. </w:t>
        </w:r>
      </w:ins>
    </w:p>
    <w:p w14:paraId="2F9147EE" w14:textId="42B1FF88" w:rsidR="00DD6BD5" w:rsidRPr="00561818" w:rsidRDefault="00DD6BD5" w:rsidP="00DD6BD5">
      <w:pPr>
        <w:rPr>
          <w:ins w:id="135" w:author="Owner" w:date="2020-09-10T15:44:00Z"/>
          <w:color w:val="538135" w:themeColor="accent6" w:themeShade="BF"/>
          <w:rPrChange w:id="136" w:author="Owner" w:date="2020-09-13T10:58:00Z">
            <w:rPr>
              <w:ins w:id="137" w:author="Owner" w:date="2020-09-10T15:44:00Z"/>
            </w:rPr>
          </w:rPrChange>
        </w:rPr>
      </w:pPr>
      <w:ins w:id="138" w:author="Owner" w:date="2020-09-10T15:44:00Z">
        <w:r w:rsidRPr="00561818">
          <w:rPr>
            <w:color w:val="538135" w:themeColor="accent6" w:themeShade="BF"/>
            <w:rPrChange w:id="139" w:author="Owner" w:date="2020-09-13T10:58:00Z">
              <w:rPr/>
            </w:rPrChange>
          </w:rPr>
          <w:lastRenderedPageBreak/>
          <w:t xml:space="preserve">For </w:t>
        </w:r>
      </w:ins>
      <w:ins w:id="140" w:author="Owner" w:date="2020-09-10T18:06:00Z">
        <w:r w:rsidR="00CC316F" w:rsidRPr="00561818">
          <w:rPr>
            <w:color w:val="538135" w:themeColor="accent6" w:themeShade="BF"/>
            <w:rPrChange w:id="141" w:author="Owner" w:date="2020-09-13T10:58:00Z">
              <w:rPr/>
            </w:rPrChange>
          </w:rPr>
          <w:t xml:space="preserve">most </w:t>
        </w:r>
      </w:ins>
      <w:ins w:id="142" w:author="Owner" w:date="2020-09-10T18:01:00Z">
        <w:r w:rsidR="00660A31" w:rsidRPr="00561818">
          <w:rPr>
            <w:color w:val="538135" w:themeColor="accent6" w:themeShade="BF"/>
            <w:rPrChange w:id="143" w:author="Owner" w:date="2020-09-13T10:58:00Z">
              <w:rPr/>
            </w:rPrChange>
          </w:rPr>
          <w:t>posts under</w:t>
        </w:r>
      </w:ins>
      <w:ins w:id="144" w:author="Owner" w:date="2020-09-10T15:44:00Z">
        <w:r w:rsidRPr="00561818">
          <w:rPr>
            <w:color w:val="538135" w:themeColor="accent6" w:themeShade="BF"/>
            <w:rPrChange w:id="145" w:author="Owner" w:date="2020-09-13T10:58:00Z">
              <w:rPr/>
            </w:rPrChange>
          </w:rPr>
          <w:t xml:space="preserve"> ‘ecology and evolution’ and ‘higher education’ categories, I wil</w:t>
        </w:r>
      </w:ins>
      <w:ins w:id="146" w:author="Owner" w:date="2020-09-10T18:01:00Z">
        <w:r w:rsidR="00660A31" w:rsidRPr="00561818">
          <w:rPr>
            <w:color w:val="538135" w:themeColor="accent6" w:themeShade="BF"/>
            <w:rPrChange w:id="147" w:author="Owner" w:date="2020-09-13T10:58:00Z">
              <w:rPr/>
            </w:rPrChange>
          </w:rPr>
          <w:t>l</w:t>
        </w:r>
      </w:ins>
      <w:ins w:id="148" w:author="Owner" w:date="2020-09-10T18:06:00Z">
        <w:r w:rsidR="00CC316F" w:rsidRPr="00561818">
          <w:rPr>
            <w:color w:val="538135" w:themeColor="accent6" w:themeShade="BF"/>
            <w:rPrChange w:id="149" w:author="Owner" w:date="2020-09-13T10:58:00Z">
              <w:rPr/>
            </w:rPrChange>
          </w:rPr>
          <w:t xml:space="preserve"> </w:t>
        </w:r>
      </w:ins>
      <w:ins w:id="150" w:author="Owner" w:date="2020-09-10T15:44:00Z">
        <w:r w:rsidRPr="00561818">
          <w:rPr>
            <w:color w:val="538135" w:themeColor="accent6" w:themeShade="BF"/>
            <w:rPrChange w:id="151" w:author="Owner" w:date="2020-09-13T10:58:00Z">
              <w:rPr/>
            </w:rPrChange>
          </w:rPr>
          <w:t>summarise a journal article and reflect on it. I will us</w:t>
        </w:r>
      </w:ins>
      <w:ins w:id="152" w:author="Owner" w:date="2020-09-10T18:06:00Z">
        <w:r w:rsidR="00CC316F" w:rsidRPr="00561818">
          <w:rPr>
            <w:color w:val="538135" w:themeColor="accent6" w:themeShade="BF"/>
            <w:rPrChange w:id="153" w:author="Owner" w:date="2020-09-13T10:58:00Z">
              <w:rPr/>
            </w:rPrChange>
          </w:rPr>
          <w:t>e</w:t>
        </w:r>
      </w:ins>
      <w:ins w:id="154" w:author="Owner" w:date="2020-09-10T15:44:00Z">
        <w:r w:rsidRPr="00561818">
          <w:rPr>
            <w:color w:val="538135" w:themeColor="accent6" w:themeShade="BF"/>
            <w:rPrChange w:id="155" w:author="Owner" w:date="2020-09-13T10:58:00Z">
              <w:rPr/>
            </w:rPrChange>
          </w:rPr>
          <w:t xml:space="preserve"> a formal and professional tone in these articles. Posts under ‘personal’ will be reflections on my experiences. These articles will be more friendly, and so I will use a casual tone. </w:t>
        </w:r>
      </w:ins>
    </w:p>
    <w:p w14:paraId="3FECAF7A" w14:textId="50C70EA7" w:rsidR="00FF2EA0" w:rsidRPr="00561818" w:rsidRDefault="00DD6BD5" w:rsidP="00DD6BD5">
      <w:pPr>
        <w:rPr>
          <w:ins w:id="156" w:author="Owner" w:date="2020-09-10T15:50:00Z"/>
          <w:color w:val="538135" w:themeColor="accent6" w:themeShade="BF"/>
          <w:rPrChange w:id="157" w:author="Owner" w:date="2020-09-13T10:58:00Z">
            <w:rPr>
              <w:ins w:id="158" w:author="Owner" w:date="2020-09-10T15:50:00Z"/>
            </w:rPr>
          </w:rPrChange>
        </w:rPr>
      </w:pPr>
      <w:ins w:id="159" w:author="Owner" w:date="2020-09-10T15:44:00Z">
        <w:r w:rsidRPr="00561818">
          <w:rPr>
            <w:color w:val="538135" w:themeColor="accent6" w:themeShade="BF"/>
            <w:rPrChange w:id="160" w:author="Owner" w:date="2020-09-13T10:58:00Z">
              <w:rPr/>
            </w:rPrChange>
          </w:rPr>
          <w:t xml:space="preserve">My main motivation for starting this blog is to </w:t>
        </w:r>
      </w:ins>
      <w:ins w:id="161" w:author="Owner" w:date="2020-09-10T15:49:00Z">
        <w:r w:rsidR="00FF2EA0" w:rsidRPr="00561818">
          <w:rPr>
            <w:color w:val="538135" w:themeColor="accent6" w:themeShade="BF"/>
            <w:rPrChange w:id="162" w:author="Owner" w:date="2020-09-13T10:58:00Z">
              <w:rPr/>
            </w:rPrChange>
          </w:rPr>
          <w:t>share t</w:t>
        </w:r>
      </w:ins>
      <w:ins w:id="163" w:author="Owner" w:date="2020-09-10T15:44:00Z">
        <w:r w:rsidRPr="00561818">
          <w:rPr>
            <w:color w:val="538135" w:themeColor="accent6" w:themeShade="BF"/>
            <w:rPrChange w:id="164" w:author="Owner" w:date="2020-09-13T10:58:00Z">
              <w:rPr/>
            </w:rPrChange>
          </w:rPr>
          <w:t>he ideas in articles</w:t>
        </w:r>
      </w:ins>
      <w:ins w:id="165" w:author="Owner" w:date="2020-09-10T15:49:00Z">
        <w:r w:rsidR="00FF2EA0" w:rsidRPr="00561818">
          <w:rPr>
            <w:color w:val="538135" w:themeColor="accent6" w:themeShade="BF"/>
            <w:rPrChange w:id="166" w:author="Owner" w:date="2020-09-13T10:58:00Z">
              <w:rPr/>
            </w:rPrChange>
          </w:rPr>
          <w:t xml:space="preserve"> with </w:t>
        </w:r>
      </w:ins>
      <w:ins w:id="167" w:author="Owner" w:date="2020-09-10T15:50:00Z">
        <w:r w:rsidR="00FF2EA0" w:rsidRPr="00561818">
          <w:rPr>
            <w:color w:val="538135" w:themeColor="accent6" w:themeShade="BF"/>
            <w:rPrChange w:id="168" w:author="Owner" w:date="2020-09-13T10:58:00Z">
              <w:rPr/>
            </w:rPrChange>
          </w:rPr>
          <w:t>any</w:t>
        </w:r>
      </w:ins>
      <w:ins w:id="169" w:author="Owner" w:date="2020-09-10T15:49:00Z">
        <w:r w:rsidR="00FF2EA0" w:rsidRPr="00561818">
          <w:rPr>
            <w:color w:val="538135" w:themeColor="accent6" w:themeShade="BF"/>
            <w:rPrChange w:id="170" w:author="Owner" w:date="2020-09-13T10:58:00Z">
              <w:rPr/>
            </w:rPrChange>
          </w:rPr>
          <w:t xml:space="preserve">one </w:t>
        </w:r>
      </w:ins>
      <w:ins w:id="171" w:author="Owner" w:date="2020-09-10T15:55:00Z">
        <w:r w:rsidR="00105EED" w:rsidRPr="00561818">
          <w:rPr>
            <w:color w:val="538135" w:themeColor="accent6" w:themeShade="BF"/>
            <w:rPrChange w:id="172" w:author="Owner" w:date="2020-09-13T10:58:00Z">
              <w:rPr/>
            </w:rPrChange>
          </w:rPr>
          <w:t>and everyone who has</w:t>
        </w:r>
      </w:ins>
      <w:ins w:id="173" w:author="Owner" w:date="2020-09-10T15:49:00Z">
        <w:r w:rsidR="00FF2EA0" w:rsidRPr="00561818">
          <w:rPr>
            <w:color w:val="538135" w:themeColor="accent6" w:themeShade="BF"/>
            <w:rPrChange w:id="174" w:author="Owner" w:date="2020-09-13T10:58:00Z">
              <w:rPr/>
            </w:rPrChange>
          </w:rPr>
          <w:t xml:space="preserve"> an internet connection and a</w:t>
        </w:r>
      </w:ins>
      <w:ins w:id="175" w:author="Owner" w:date="2020-09-10T16:03:00Z">
        <w:r w:rsidR="00AB739C" w:rsidRPr="00561818">
          <w:rPr>
            <w:color w:val="538135" w:themeColor="accent6" w:themeShade="BF"/>
            <w:rPrChange w:id="176" w:author="Owner" w:date="2020-09-13T10:58:00Z">
              <w:rPr/>
            </w:rPrChange>
          </w:rPr>
          <w:t xml:space="preserve"> budding</w:t>
        </w:r>
      </w:ins>
      <w:ins w:id="177" w:author="Owner" w:date="2020-09-10T15:49:00Z">
        <w:r w:rsidR="00FF2EA0" w:rsidRPr="00561818">
          <w:rPr>
            <w:color w:val="538135" w:themeColor="accent6" w:themeShade="BF"/>
            <w:rPrChange w:id="178" w:author="Owner" w:date="2020-09-13T10:58:00Z">
              <w:rPr/>
            </w:rPrChange>
          </w:rPr>
          <w:t xml:space="preserve"> interest in these topics</w:t>
        </w:r>
      </w:ins>
      <w:ins w:id="179" w:author="Owner" w:date="2020-09-10T15:44:00Z">
        <w:r w:rsidRPr="00561818">
          <w:rPr>
            <w:color w:val="538135" w:themeColor="accent6" w:themeShade="BF"/>
            <w:rPrChange w:id="180"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181" w:author="Owner" w:date="2020-09-13T10:58:00Z">
            <w:rPr>
              <w:rStyle w:val="Hyperlink"/>
            </w:rPr>
          </w:rPrChange>
        </w:rPr>
      </w:pPr>
      <w:ins w:id="182" w:author="Owner" w:date="2020-09-10T15:43:00Z">
        <w:r w:rsidRPr="00561818">
          <w:rPr>
            <w:rStyle w:val="Hyperlink"/>
            <w:color w:val="538135" w:themeColor="accent6" w:themeShade="BF"/>
            <w:u w:val="none"/>
            <w:rPrChange w:id="183" w:author="Owner" w:date="2020-09-13T10:58:00Z">
              <w:rPr>
                <w:rStyle w:val="Hyperlink"/>
                <w:u w:val="none"/>
              </w:rPr>
            </w:rPrChange>
          </w:rPr>
          <w:t>2</w:t>
        </w:r>
        <w:r w:rsidRPr="00561818">
          <w:rPr>
            <w:rStyle w:val="Hyperlink"/>
            <w:color w:val="538135" w:themeColor="accent6" w:themeShade="BF"/>
            <w:u w:val="none"/>
            <w:vertAlign w:val="superscript"/>
            <w:rPrChange w:id="184" w:author="Owner" w:date="2020-09-13T10:58:00Z">
              <w:rPr>
                <w:rStyle w:val="Hyperlink"/>
                <w:u w:val="none"/>
              </w:rPr>
            </w:rPrChange>
          </w:rPr>
          <w:t>nd</w:t>
        </w:r>
        <w:r w:rsidRPr="00561818">
          <w:rPr>
            <w:rStyle w:val="Hyperlink"/>
            <w:color w:val="538135" w:themeColor="accent6" w:themeShade="BF"/>
            <w:u w:val="none"/>
            <w:rPrChange w:id="185" w:author="Owner" w:date="2020-09-13T10:58:00Z">
              <w:rPr>
                <w:rStyle w:val="Hyperlink"/>
                <w:u w:val="none"/>
              </w:rPr>
            </w:rPrChange>
          </w:rPr>
          <w:t xml:space="preserve"> Post entry. </w:t>
        </w:r>
      </w:ins>
    </w:p>
    <w:p w14:paraId="4487B56D" w14:textId="739A1B2C" w:rsidR="005A3260" w:rsidRPr="00561818" w:rsidRDefault="005A3260" w:rsidP="009870FF">
      <w:pPr>
        <w:rPr>
          <w:ins w:id="186" w:author="Owner" w:date="2020-09-10T15:40:00Z"/>
          <w:b/>
          <w:bCs/>
          <w:color w:val="538135" w:themeColor="accent6" w:themeShade="BF"/>
          <w:rPrChange w:id="187" w:author="Owner" w:date="2020-09-13T10:58:00Z">
            <w:rPr>
              <w:ins w:id="188" w:author="Owner" w:date="2020-09-10T15:40:00Z"/>
            </w:rPr>
          </w:rPrChange>
        </w:rPr>
      </w:pPr>
      <w:ins w:id="189" w:author="Owner" w:date="2020-09-10T15:40:00Z">
        <w:r w:rsidRPr="00561818">
          <w:rPr>
            <w:b/>
            <w:bCs/>
            <w:color w:val="538135" w:themeColor="accent6" w:themeShade="BF"/>
            <w:rPrChange w:id="190" w:author="Owner" w:date="2020-09-13T10:58:00Z">
              <w:rPr/>
            </w:rPrChange>
          </w:rPr>
          <w:t>A</w:t>
        </w:r>
      </w:ins>
      <w:ins w:id="191" w:author="Owner" w:date="2020-09-10T15:42:00Z">
        <w:r w:rsidRPr="00561818">
          <w:rPr>
            <w:b/>
            <w:bCs/>
            <w:color w:val="538135" w:themeColor="accent6" w:themeShade="BF"/>
            <w:rPrChange w:id="192" w:author="Owner" w:date="2020-09-13T10:58:00Z">
              <w:rPr/>
            </w:rPrChange>
          </w:rPr>
          <w:t>n overview</w:t>
        </w:r>
      </w:ins>
      <w:ins w:id="193" w:author="Owner" w:date="2020-09-10T15:40:00Z">
        <w:r w:rsidRPr="00561818">
          <w:rPr>
            <w:b/>
            <w:bCs/>
            <w:color w:val="538135" w:themeColor="accent6" w:themeShade="BF"/>
            <w:rPrChange w:id="194" w:author="Owner" w:date="2020-09-13T10:58:00Z">
              <w:rPr/>
            </w:rPrChange>
          </w:rPr>
          <w:t xml:space="preserve"> my</w:t>
        </w:r>
      </w:ins>
      <w:ins w:id="195" w:author="Owner" w:date="2020-09-10T15:41:00Z">
        <w:r w:rsidRPr="00561818">
          <w:rPr>
            <w:b/>
            <w:bCs/>
            <w:color w:val="538135" w:themeColor="accent6" w:themeShade="BF"/>
            <w:rPrChange w:id="196" w:author="Owner" w:date="2020-09-13T10:58:00Z">
              <w:rPr/>
            </w:rPrChange>
          </w:rPr>
          <w:t xml:space="preserve"> Masters</w:t>
        </w:r>
      </w:ins>
      <w:ins w:id="197" w:author="Owner" w:date="2020-09-10T15:42:00Z">
        <w:r w:rsidRPr="00561818">
          <w:rPr>
            <w:b/>
            <w:bCs/>
            <w:color w:val="538135" w:themeColor="accent6" w:themeShade="BF"/>
            <w:rPrChange w:id="198" w:author="Owner" w:date="2020-09-13T10:58:00Z">
              <w:rPr/>
            </w:rPrChange>
          </w:rPr>
          <w:t>’</w:t>
        </w:r>
      </w:ins>
      <w:ins w:id="199" w:author="Owner" w:date="2020-09-10T15:40:00Z">
        <w:r w:rsidRPr="00561818">
          <w:rPr>
            <w:b/>
            <w:bCs/>
            <w:color w:val="538135" w:themeColor="accent6" w:themeShade="BF"/>
            <w:rPrChange w:id="200" w:author="Owner" w:date="2020-09-13T10:58:00Z">
              <w:rPr/>
            </w:rPrChange>
          </w:rPr>
          <w:t xml:space="preserve"> research </w:t>
        </w:r>
      </w:ins>
      <w:ins w:id="201" w:author="Owner" w:date="2020-09-10T15:41:00Z">
        <w:r w:rsidRPr="00561818">
          <w:rPr>
            <w:b/>
            <w:bCs/>
            <w:color w:val="538135" w:themeColor="accent6" w:themeShade="BF"/>
            <w:rPrChange w:id="202" w:author="Owner" w:date="2020-09-13T10:58:00Z">
              <w:rPr/>
            </w:rPrChange>
          </w:rPr>
          <w:t>–</w:t>
        </w:r>
      </w:ins>
      <w:ins w:id="203" w:author="Owner" w:date="2020-09-10T18:08:00Z">
        <w:r w:rsidR="00CC316F" w:rsidRPr="00561818">
          <w:rPr>
            <w:b/>
            <w:bCs/>
            <w:color w:val="538135" w:themeColor="accent6" w:themeShade="BF"/>
            <w:rPrChange w:id="204" w:author="Owner" w:date="2020-09-13T10:58:00Z">
              <w:rPr>
                <w:b/>
                <w:bCs/>
              </w:rPr>
            </w:rPrChange>
          </w:rPr>
          <w:t xml:space="preserve"> </w:t>
        </w:r>
      </w:ins>
      <w:ins w:id="205" w:author="Owner" w:date="2020-09-10T15:41:00Z">
        <w:r w:rsidRPr="00561818">
          <w:rPr>
            <w:b/>
            <w:bCs/>
            <w:color w:val="538135" w:themeColor="accent6" w:themeShade="BF"/>
            <w:rPrChange w:id="206" w:author="Owner" w:date="2020-09-13T10:58:00Z">
              <w:rPr/>
            </w:rPrChange>
          </w:rPr>
          <w:t>animal behavior</w:t>
        </w:r>
      </w:ins>
      <w:ins w:id="207" w:author="Owner" w:date="2020-09-10T18:08:00Z">
        <w:r w:rsidR="00CC316F" w:rsidRPr="00561818">
          <w:rPr>
            <w:b/>
            <w:bCs/>
            <w:color w:val="538135" w:themeColor="accent6" w:themeShade="BF"/>
            <w:rPrChange w:id="208" w:author="Owner" w:date="2020-09-13T10:58:00Z">
              <w:rPr>
                <w:b/>
                <w:bCs/>
              </w:rPr>
            </w:rPrChange>
          </w:rPr>
          <w:t xml:space="preserve"> and parasites</w:t>
        </w:r>
      </w:ins>
      <w:ins w:id="209" w:author="Owner" w:date="2020-09-10T15:41:00Z">
        <w:r w:rsidRPr="00561818">
          <w:rPr>
            <w:b/>
            <w:bCs/>
            <w:color w:val="538135" w:themeColor="accent6" w:themeShade="BF"/>
            <w:rPrChange w:id="210" w:author="Owner" w:date="2020-09-13T10:58:00Z">
              <w:rPr/>
            </w:rPrChange>
          </w:rPr>
          <w:t xml:space="preserve">. </w:t>
        </w:r>
      </w:ins>
    </w:p>
    <w:p w14:paraId="03B7571F" w14:textId="17086E59" w:rsidR="00DE4415" w:rsidRPr="00561818" w:rsidRDefault="004A3E4D" w:rsidP="009870FF">
      <w:pPr>
        <w:rPr>
          <w:color w:val="538135" w:themeColor="accent6" w:themeShade="BF"/>
          <w:rPrChange w:id="211" w:author="Owner" w:date="2020-09-13T10:58:00Z">
            <w:rPr/>
          </w:rPrChange>
        </w:rPr>
      </w:pPr>
      <w:ins w:id="212" w:author="Owner" w:date="2020-09-04T15:27:00Z">
        <w:r w:rsidRPr="00561818">
          <w:rPr>
            <w:color w:val="538135" w:themeColor="accent6" w:themeShade="BF"/>
            <w:rPrChange w:id="213" w:author="Owner" w:date="2020-09-13T10:58:00Z">
              <w:rPr/>
            </w:rPrChange>
          </w:rPr>
          <w:t xml:space="preserve">Tags: </w:t>
        </w:r>
      </w:ins>
      <w:r w:rsidR="00DE4415" w:rsidRPr="00561818">
        <w:rPr>
          <w:color w:val="538135" w:themeColor="accent6" w:themeShade="BF"/>
          <w:rPrChange w:id="214" w:author="Owner" w:date="2020-09-13T10:58:00Z">
            <w:rPr/>
          </w:rPrChange>
        </w:rPr>
        <w:t>Research</w:t>
      </w:r>
      <w:ins w:id="215" w:author="Owner" w:date="2020-09-04T15:27:00Z">
        <w:r w:rsidRPr="00561818">
          <w:rPr>
            <w:color w:val="538135" w:themeColor="accent6" w:themeShade="BF"/>
            <w:rPrChange w:id="216" w:author="Owner" w:date="2020-09-13T10:58:00Z">
              <w:rPr/>
            </w:rPrChange>
          </w:rPr>
          <w:t xml:space="preserve">; </w:t>
        </w:r>
      </w:ins>
      <w:del w:id="217" w:author="Owner" w:date="2020-09-04T15:27:00Z">
        <w:r w:rsidR="00DE4415" w:rsidRPr="00561818" w:rsidDel="004A3E4D">
          <w:rPr>
            <w:color w:val="538135" w:themeColor="accent6" w:themeShade="BF"/>
            <w:rPrChange w:id="218" w:author="Owner" w:date="2020-09-13T10:58:00Z">
              <w:rPr/>
            </w:rPrChange>
          </w:rPr>
          <w:delText xml:space="preserve"> tag: </w:delText>
        </w:r>
      </w:del>
      <w:ins w:id="219" w:author="Owner" w:date="2020-09-04T15:27:00Z">
        <w:r w:rsidRPr="00561818">
          <w:rPr>
            <w:color w:val="538135" w:themeColor="accent6" w:themeShade="BF"/>
            <w:rPrChange w:id="220" w:author="Owner" w:date="2020-09-13T10:58:00Z">
              <w:rPr/>
            </w:rPrChange>
          </w:rPr>
          <w:t xml:space="preserve">Ecology; Reflections; Parasites; </w:t>
        </w:r>
      </w:ins>
      <w:ins w:id="221" w:author="Owner" w:date="2020-09-10T18:07:00Z">
        <w:r w:rsidR="00CC316F" w:rsidRPr="00561818">
          <w:rPr>
            <w:color w:val="538135" w:themeColor="accent6" w:themeShade="BF"/>
            <w:rPrChange w:id="222" w:author="Owner" w:date="2020-09-13T10:58:00Z">
              <w:rPr/>
            </w:rPrChange>
          </w:rPr>
          <w:t>bighorn shee</w:t>
        </w:r>
      </w:ins>
      <w:ins w:id="223" w:author="Owner" w:date="2020-09-10T18:08:00Z">
        <w:r w:rsidR="00CC316F" w:rsidRPr="00561818">
          <w:rPr>
            <w:color w:val="538135" w:themeColor="accent6" w:themeShade="BF"/>
            <w:rPrChange w:id="224" w:author="Owner" w:date="2020-09-13T10:58:00Z">
              <w:rPr/>
            </w:rPrChange>
          </w:rPr>
          <w:t>p;</w:t>
        </w:r>
      </w:ins>
      <w:ins w:id="225" w:author="Owner" w:date="2020-09-10T18:07:00Z">
        <w:r w:rsidR="00CC316F" w:rsidRPr="00561818">
          <w:rPr>
            <w:color w:val="538135" w:themeColor="accent6" w:themeShade="BF"/>
            <w:rPrChange w:id="226" w:author="Owner" w:date="2020-09-13T10:58:00Z">
              <w:rPr/>
            </w:rPrChange>
          </w:rPr>
          <w:t xml:space="preserve"> seaso</w:t>
        </w:r>
      </w:ins>
      <w:ins w:id="227" w:author="Owner" w:date="2020-09-10T18:08:00Z">
        <w:r w:rsidR="00CC316F" w:rsidRPr="00561818">
          <w:rPr>
            <w:color w:val="538135" w:themeColor="accent6" w:themeShade="BF"/>
            <w:rPrChange w:id="228" w:author="Owner" w:date="2020-09-13T10:58:00Z">
              <w:rPr/>
            </w:rPrChange>
          </w:rPr>
          <w:t>n; sex; activity</w:t>
        </w:r>
      </w:ins>
    </w:p>
    <w:p w14:paraId="63B3671F" w14:textId="77777777" w:rsidR="0028736B" w:rsidRPr="00561818" w:rsidRDefault="00A57A8C" w:rsidP="009870FF">
      <w:pPr>
        <w:rPr>
          <w:ins w:id="229" w:author="Owner" w:date="2020-09-10T19:57:00Z"/>
          <w:color w:val="538135" w:themeColor="accent6" w:themeShade="BF"/>
          <w:rPrChange w:id="230" w:author="Owner" w:date="2020-09-13T10:58:00Z">
            <w:rPr>
              <w:ins w:id="231" w:author="Owner" w:date="2020-09-10T19:57:00Z"/>
            </w:rPr>
          </w:rPrChange>
        </w:rPr>
      </w:pPr>
      <w:bookmarkStart w:id="232" w:name="_Hlk50561507"/>
      <w:del w:id="233" w:author="Owner" w:date="2020-09-09T15:27:00Z">
        <w:r w:rsidRPr="00561818" w:rsidDel="00DF452A">
          <w:rPr>
            <w:color w:val="538135" w:themeColor="accent6" w:themeShade="BF"/>
            <w:rPrChange w:id="234" w:author="Owner" w:date="2020-09-13T10:58:00Z">
              <w:rPr/>
            </w:rPrChange>
          </w:rPr>
          <w:delText xml:space="preserve">My eyes were glued to the TV. There was a </w:delText>
        </w:r>
      </w:del>
      <w:ins w:id="235" w:author="Owner" w:date="2020-09-09T15:27:00Z">
        <w:r w:rsidR="00DF452A" w:rsidRPr="00561818">
          <w:rPr>
            <w:color w:val="538135" w:themeColor="accent6" w:themeShade="BF"/>
            <w:rPrChange w:id="236" w:author="Owner" w:date="2020-09-13T10:58:00Z">
              <w:rPr/>
            </w:rPrChange>
          </w:rPr>
          <w:t xml:space="preserve">A </w:t>
        </w:r>
      </w:ins>
      <w:r w:rsidRPr="00561818">
        <w:rPr>
          <w:color w:val="538135" w:themeColor="accent6" w:themeShade="BF"/>
          <w:rPrChange w:id="237" w:author="Owner" w:date="2020-09-13T10:58:00Z">
            <w:rPr/>
          </w:rPrChange>
        </w:rPr>
        <w:t xml:space="preserve">young ranger </w:t>
      </w:r>
      <w:del w:id="238" w:author="Owner" w:date="2020-09-09T15:28:00Z">
        <w:r w:rsidRPr="00561818" w:rsidDel="00DF452A">
          <w:rPr>
            <w:color w:val="538135" w:themeColor="accent6" w:themeShade="BF"/>
            <w:rPrChange w:id="239" w:author="Owner" w:date="2020-09-13T10:58:00Z">
              <w:rPr/>
            </w:rPrChange>
          </w:rPr>
          <w:delText>on-screen</w:delText>
        </w:r>
        <w:r w:rsidR="00E8367F" w:rsidRPr="00561818" w:rsidDel="00DF452A">
          <w:rPr>
            <w:color w:val="538135" w:themeColor="accent6" w:themeShade="BF"/>
            <w:rPrChange w:id="240" w:author="Owner" w:date="2020-09-13T10:58:00Z">
              <w:rPr/>
            </w:rPrChange>
          </w:rPr>
          <w:delText xml:space="preserve">, </w:delText>
        </w:r>
      </w:del>
      <w:del w:id="241" w:author="Owner" w:date="2020-09-09T15:31:00Z">
        <w:r w:rsidR="00E8367F" w:rsidRPr="00561818" w:rsidDel="003F6CB0">
          <w:rPr>
            <w:color w:val="538135" w:themeColor="accent6" w:themeShade="BF"/>
            <w:rPrChange w:id="242" w:author="Owner" w:date="2020-09-13T10:58:00Z">
              <w:rPr/>
            </w:rPrChange>
          </w:rPr>
          <w:delText>walk</w:delText>
        </w:r>
      </w:del>
      <w:del w:id="243" w:author="Owner" w:date="2020-09-09T15:28:00Z">
        <w:r w:rsidR="00E8367F" w:rsidRPr="00561818" w:rsidDel="00DF452A">
          <w:rPr>
            <w:color w:val="538135" w:themeColor="accent6" w:themeShade="BF"/>
            <w:rPrChange w:id="244" w:author="Owner" w:date="2020-09-13T10:58:00Z">
              <w:rPr/>
            </w:rPrChange>
          </w:rPr>
          <w:delText>ing</w:delText>
        </w:r>
      </w:del>
      <w:del w:id="245" w:author="Owner" w:date="2020-09-09T15:31:00Z">
        <w:r w:rsidR="00E8367F" w:rsidRPr="00561818" w:rsidDel="003F6CB0">
          <w:rPr>
            <w:color w:val="538135" w:themeColor="accent6" w:themeShade="BF"/>
            <w:rPrChange w:id="246" w:author="Owner" w:date="2020-09-13T10:58:00Z">
              <w:rPr/>
            </w:rPrChange>
          </w:rPr>
          <w:delText xml:space="preserve"> through a tropical forest in </w:delText>
        </w:r>
      </w:del>
      <w:del w:id="247" w:author="Owner" w:date="2020-08-31T20:02:00Z">
        <w:r w:rsidR="00E8367F" w:rsidRPr="00561818" w:rsidDel="003C0AB6">
          <w:rPr>
            <w:color w:val="538135" w:themeColor="accent6" w:themeShade="BF"/>
            <w:rPrChange w:id="248" w:author="Owner" w:date="2020-09-13T10:58:00Z">
              <w:rPr/>
            </w:rPrChange>
          </w:rPr>
          <w:delText>India</w:delText>
        </w:r>
      </w:del>
      <w:del w:id="249" w:author="Owner" w:date="2020-09-09T15:31:00Z">
        <w:r w:rsidR="00E8367F" w:rsidRPr="00561818" w:rsidDel="003F6CB0">
          <w:rPr>
            <w:color w:val="538135" w:themeColor="accent6" w:themeShade="BF"/>
            <w:rPrChange w:id="250" w:author="Owner" w:date="2020-09-13T10:58:00Z">
              <w:rPr/>
            </w:rPrChange>
          </w:rPr>
          <w:delText xml:space="preserve">. He </w:delText>
        </w:r>
      </w:del>
      <w:ins w:id="251" w:author="Owner" w:date="2020-09-09T15:28:00Z">
        <w:r w:rsidR="00DF452A" w:rsidRPr="00561818">
          <w:rPr>
            <w:color w:val="538135" w:themeColor="accent6" w:themeShade="BF"/>
            <w:rPrChange w:id="252" w:author="Owner" w:date="2020-09-13T10:58:00Z">
              <w:rPr/>
            </w:rPrChange>
          </w:rPr>
          <w:t xml:space="preserve">was explaining </w:t>
        </w:r>
      </w:ins>
      <w:del w:id="253" w:author="Owner" w:date="2020-09-09T15:28:00Z">
        <w:r w:rsidR="00E8367F" w:rsidRPr="00561818" w:rsidDel="00DF452A">
          <w:rPr>
            <w:color w:val="538135" w:themeColor="accent6" w:themeShade="BF"/>
            <w:rPrChange w:id="254" w:author="Owner" w:date="2020-09-13T10:58:00Z">
              <w:rPr/>
            </w:rPrChange>
          </w:rPr>
          <w:delText xml:space="preserve">was talking about </w:delText>
        </w:r>
      </w:del>
      <w:ins w:id="255" w:author="Owner" w:date="2020-08-31T16:25:00Z">
        <w:r w:rsidR="00C55887" w:rsidRPr="00561818">
          <w:rPr>
            <w:color w:val="538135" w:themeColor="accent6" w:themeShade="BF"/>
            <w:rPrChange w:id="256" w:author="Owner" w:date="2020-09-13T10:58:00Z">
              <w:rPr/>
            </w:rPrChange>
          </w:rPr>
          <w:t>how</w:t>
        </w:r>
      </w:ins>
      <w:ins w:id="257" w:author="Owner" w:date="2020-08-31T16:26:00Z">
        <w:r w:rsidR="00C55887" w:rsidRPr="00561818">
          <w:rPr>
            <w:color w:val="538135" w:themeColor="accent6" w:themeShade="BF"/>
            <w:rPrChange w:id="258" w:author="Owner" w:date="2020-09-13T10:58:00Z">
              <w:rPr/>
            </w:rPrChange>
          </w:rPr>
          <w:t xml:space="preserve"> </w:t>
        </w:r>
      </w:ins>
      <w:ins w:id="259" w:author="Owner" w:date="2020-08-31T20:03:00Z">
        <w:r w:rsidR="003C0AB6" w:rsidRPr="00561818">
          <w:rPr>
            <w:color w:val="538135" w:themeColor="accent6" w:themeShade="BF"/>
            <w:rPrChange w:id="260" w:author="Owner" w:date="2020-09-13T10:58:00Z">
              <w:rPr/>
            </w:rPrChange>
          </w:rPr>
          <w:t>he tracked</w:t>
        </w:r>
      </w:ins>
      <w:del w:id="261" w:author="Owner" w:date="2020-08-31T20:03:00Z">
        <w:r w:rsidR="00E8367F" w:rsidRPr="00561818" w:rsidDel="003C0AB6">
          <w:rPr>
            <w:color w:val="538135" w:themeColor="accent6" w:themeShade="BF"/>
            <w:rPrChange w:id="262" w:author="Owner" w:date="2020-09-13T10:58:00Z">
              <w:rPr/>
            </w:rPrChange>
          </w:rPr>
          <w:delText>track</w:delText>
        </w:r>
      </w:del>
      <w:del w:id="263" w:author="Owner" w:date="2020-08-31T16:26:00Z">
        <w:r w:rsidR="00E8367F" w:rsidRPr="00561818" w:rsidDel="00C55887">
          <w:rPr>
            <w:color w:val="538135" w:themeColor="accent6" w:themeShade="BF"/>
            <w:rPrChange w:id="264" w:author="Owner" w:date="2020-09-13T10:58:00Z">
              <w:rPr/>
            </w:rPrChange>
          </w:rPr>
          <w:delText xml:space="preserve">ing </w:delText>
        </w:r>
      </w:del>
      <w:ins w:id="265" w:author="Owner" w:date="2020-08-31T16:26:00Z">
        <w:r w:rsidR="00C55887" w:rsidRPr="00561818">
          <w:rPr>
            <w:color w:val="538135" w:themeColor="accent6" w:themeShade="BF"/>
            <w:rPrChange w:id="266" w:author="Owner" w:date="2020-09-13T10:58:00Z">
              <w:rPr/>
            </w:rPrChange>
          </w:rPr>
          <w:t xml:space="preserve"> </w:t>
        </w:r>
      </w:ins>
      <w:r w:rsidR="00E8367F" w:rsidRPr="00561818">
        <w:rPr>
          <w:color w:val="538135" w:themeColor="accent6" w:themeShade="BF"/>
          <w:rPrChange w:id="267" w:author="Owner" w:date="2020-09-13T10:58:00Z">
            <w:rPr/>
          </w:rPrChange>
        </w:rPr>
        <w:t xml:space="preserve">tigers. </w:t>
      </w:r>
      <w:del w:id="268" w:author="Owner" w:date="2020-08-31T20:03:00Z">
        <w:r w:rsidR="00E8367F" w:rsidRPr="00561818" w:rsidDel="003C0AB6">
          <w:rPr>
            <w:color w:val="538135" w:themeColor="accent6" w:themeShade="BF"/>
            <w:rPrChange w:id="269" w:author="Owner" w:date="2020-09-13T10:58:00Z">
              <w:rPr/>
            </w:rPrChange>
          </w:rPr>
          <w:delText>Then</w:delText>
        </w:r>
      </w:del>
      <w:ins w:id="270" w:author="Owner" w:date="2020-08-31T20:03:00Z">
        <w:r w:rsidR="003C0AB6" w:rsidRPr="00561818">
          <w:rPr>
            <w:color w:val="538135" w:themeColor="accent6" w:themeShade="BF"/>
            <w:rPrChange w:id="271" w:author="Owner" w:date="2020-09-13T10:58:00Z">
              <w:rPr/>
            </w:rPrChange>
          </w:rPr>
          <w:t>In the middle of a sentence</w:t>
        </w:r>
      </w:ins>
      <w:r w:rsidR="00E8367F" w:rsidRPr="00561818">
        <w:rPr>
          <w:color w:val="538135" w:themeColor="accent6" w:themeShade="BF"/>
          <w:rPrChange w:id="272" w:author="Owner" w:date="2020-09-13T10:58:00Z">
            <w:rPr/>
          </w:rPrChange>
        </w:rPr>
        <w:t xml:space="preserve">, he bent down </w:t>
      </w:r>
      <w:ins w:id="273" w:author="Owner" w:date="2020-09-09T15:31:00Z">
        <w:r w:rsidR="003F6CB0" w:rsidRPr="00561818">
          <w:rPr>
            <w:color w:val="538135" w:themeColor="accent6" w:themeShade="BF"/>
            <w:rPrChange w:id="274" w:author="Owner" w:date="2020-09-13T10:58:00Z">
              <w:rPr/>
            </w:rPrChange>
          </w:rPr>
          <w:t>so I could only see a part of him on</w:t>
        </w:r>
      </w:ins>
      <w:del w:id="275" w:author="Owner" w:date="2020-09-09T15:31:00Z">
        <w:r w:rsidR="00E8367F" w:rsidRPr="00561818" w:rsidDel="003F6CB0">
          <w:rPr>
            <w:color w:val="538135" w:themeColor="accent6" w:themeShade="BF"/>
            <w:rPrChange w:id="276" w:author="Owner" w:date="2020-09-13T10:58:00Z">
              <w:rPr/>
            </w:rPrChange>
          </w:rPr>
          <w:delText>to pick</w:delText>
        </w:r>
      </w:del>
      <w:del w:id="277" w:author="Owner" w:date="2020-08-31T20:03:00Z">
        <w:r w:rsidR="00E8367F" w:rsidRPr="00561818" w:rsidDel="003C0AB6">
          <w:rPr>
            <w:color w:val="538135" w:themeColor="accent6" w:themeShade="BF"/>
            <w:rPrChange w:id="278" w:author="Owner" w:date="2020-09-13T10:58:00Z">
              <w:rPr/>
            </w:rPrChange>
          </w:rPr>
          <w:delText xml:space="preserve"> up</w:delText>
        </w:r>
      </w:del>
      <w:del w:id="279" w:author="Owner" w:date="2020-09-09T15:31:00Z">
        <w:r w:rsidR="00E8367F" w:rsidRPr="00561818" w:rsidDel="003F6CB0">
          <w:rPr>
            <w:color w:val="538135" w:themeColor="accent6" w:themeShade="BF"/>
            <w:rPrChange w:id="280" w:author="Owner" w:date="2020-09-13T10:58:00Z">
              <w:rPr/>
            </w:rPrChange>
          </w:rPr>
          <w:delText xml:space="preserve"> something </w:delText>
        </w:r>
      </w:del>
      <w:del w:id="281" w:author="Owner" w:date="2020-09-09T15:29:00Z">
        <w:r w:rsidR="00E8367F" w:rsidRPr="00561818" w:rsidDel="003F6CB0">
          <w:rPr>
            <w:color w:val="538135" w:themeColor="accent6" w:themeShade="BF"/>
            <w:rPrChange w:id="282" w:author="Owner" w:date="2020-09-13T10:58:00Z">
              <w:rPr/>
            </w:rPrChange>
          </w:rPr>
          <w:delText xml:space="preserve">that was </w:delText>
        </w:r>
      </w:del>
      <w:del w:id="283" w:author="Owner" w:date="2020-09-09T15:31:00Z">
        <w:r w:rsidR="00E8367F" w:rsidRPr="00561818" w:rsidDel="003F6CB0">
          <w:rPr>
            <w:color w:val="538135" w:themeColor="accent6" w:themeShade="BF"/>
            <w:rPrChange w:id="284" w:author="Owner" w:date="2020-09-13T10:58:00Z">
              <w:rPr/>
            </w:rPrChange>
          </w:rPr>
          <w:delText>off</w:delText>
        </w:r>
      </w:del>
      <w:r w:rsidR="00E8367F" w:rsidRPr="00561818">
        <w:rPr>
          <w:color w:val="538135" w:themeColor="accent6" w:themeShade="BF"/>
          <w:rPrChange w:id="285" w:author="Owner" w:date="2020-09-13T10:58:00Z">
            <w:rPr/>
          </w:rPrChange>
        </w:rPr>
        <w:t xml:space="preserve">-screen. </w:t>
      </w:r>
      <w:ins w:id="286" w:author="Owner" w:date="2020-09-09T15:29:00Z">
        <w:r w:rsidR="003F6CB0" w:rsidRPr="00561818">
          <w:rPr>
            <w:color w:val="538135" w:themeColor="accent6" w:themeShade="BF"/>
            <w:rPrChange w:id="287" w:author="Owner" w:date="2020-09-13T10:58:00Z">
              <w:rPr/>
            </w:rPrChange>
          </w:rPr>
          <w:t>My eyes were glued to the T.V.</w:t>
        </w:r>
      </w:ins>
      <w:ins w:id="288" w:author="Owner" w:date="2020-09-09T16:20:00Z">
        <w:r w:rsidR="006B1B51" w:rsidRPr="00561818">
          <w:rPr>
            <w:color w:val="538135" w:themeColor="accent6" w:themeShade="BF"/>
            <w:rPrChange w:id="289" w:author="Owner" w:date="2020-09-13T10:58:00Z">
              <w:rPr/>
            </w:rPrChange>
          </w:rPr>
          <w:t xml:space="preserve">—why </w:t>
        </w:r>
      </w:ins>
      <w:ins w:id="290" w:author="Owner" w:date="2020-09-09T15:30:00Z">
        <w:r w:rsidR="003F6CB0" w:rsidRPr="00561818">
          <w:rPr>
            <w:color w:val="538135" w:themeColor="accent6" w:themeShade="BF"/>
            <w:rPrChange w:id="291" w:author="Owner" w:date="2020-09-13T10:58:00Z">
              <w:rPr/>
            </w:rPrChange>
          </w:rPr>
          <w:t>did documentaries do this?</w:t>
        </w:r>
      </w:ins>
      <w:ins w:id="292" w:author="Owner" w:date="2020-09-09T15:29:00Z">
        <w:r w:rsidR="003F6CB0" w:rsidRPr="00561818">
          <w:rPr>
            <w:color w:val="538135" w:themeColor="accent6" w:themeShade="BF"/>
            <w:rPrChange w:id="293" w:author="Owner" w:date="2020-09-13T10:58:00Z">
              <w:rPr/>
            </w:rPrChange>
          </w:rPr>
          <w:t xml:space="preserve"> </w:t>
        </w:r>
      </w:ins>
      <w:del w:id="294" w:author="Owner" w:date="2020-09-09T15:29:00Z">
        <w:r w:rsidR="00E8367F" w:rsidRPr="00561818" w:rsidDel="003F6CB0">
          <w:rPr>
            <w:color w:val="538135" w:themeColor="accent6" w:themeShade="BF"/>
            <w:rPrChange w:id="295" w:author="Owner" w:date="2020-09-13T10:58:00Z">
              <w:rPr/>
            </w:rPrChange>
          </w:rPr>
          <w:delText xml:space="preserve">I was riveted. </w:delText>
        </w:r>
      </w:del>
      <w:r w:rsidR="00E8367F" w:rsidRPr="00561818">
        <w:rPr>
          <w:color w:val="538135" w:themeColor="accent6" w:themeShade="BF"/>
          <w:rPrChange w:id="296" w:author="Owner" w:date="2020-09-13T10:58:00Z">
            <w:rPr/>
          </w:rPrChange>
        </w:rPr>
        <w:t xml:space="preserve">What </w:t>
      </w:r>
      <w:ins w:id="297" w:author="Owner" w:date="2020-09-09T15:30:00Z">
        <w:r w:rsidR="003F6CB0" w:rsidRPr="00561818">
          <w:rPr>
            <w:color w:val="538135" w:themeColor="accent6" w:themeShade="BF"/>
            <w:rPrChange w:id="298" w:author="Owner" w:date="2020-09-13T10:58:00Z">
              <w:rPr/>
            </w:rPrChange>
          </w:rPr>
          <w:t>did he find</w:t>
        </w:r>
      </w:ins>
      <w:ins w:id="299" w:author="Owner" w:date="2020-09-09T16:21:00Z">
        <w:r w:rsidR="006B1B51" w:rsidRPr="00561818">
          <w:rPr>
            <w:color w:val="538135" w:themeColor="accent6" w:themeShade="BF"/>
            <w:rPrChange w:id="300" w:author="Owner" w:date="2020-09-13T10:58:00Z">
              <w:rPr/>
            </w:rPrChange>
          </w:rPr>
          <w:t xml:space="preserve"> off-screen</w:t>
        </w:r>
      </w:ins>
      <w:del w:id="301" w:author="Owner" w:date="2020-09-09T15:30:00Z">
        <w:r w:rsidR="00E8367F" w:rsidRPr="00561818" w:rsidDel="003F6CB0">
          <w:rPr>
            <w:color w:val="538135" w:themeColor="accent6" w:themeShade="BF"/>
            <w:rPrChange w:id="302" w:author="Owner" w:date="2020-09-13T10:58:00Z">
              <w:rPr/>
            </w:rPrChange>
          </w:rPr>
          <w:delText>could it possibly be</w:delText>
        </w:r>
      </w:del>
      <w:r w:rsidR="00E8367F" w:rsidRPr="00561818">
        <w:rPr>
          <w:color w:val="538135" w:themeColor="accent6" w:themeShade="BF"/>
          <w:rPrChange w:id="303" w:author="Owner" w:date="2020-09-13T10:58:00Z">
            <w:rPr/>
          </w:rPrChange>
        </w:rPr>
        <w:t xml:space="preserve">? </w:t>
      </w:r>
    </w:p>
    <w:p w14:paraId="1E4AF77B" w14:textId="5BB44025" w:rsidR="00C34953" w:rsidRPr="00561818" w:rsidRDefault="00E8367F" w:rsidP="009870FF">
      <w:pPr>
        <w:rPr>
          <w:color w:val="538135" w:themeColor="accent6" w:themeShade="BF"/>
          <w:rPrChange w:id="304" w:author="Owner" w:date="2020-09-13T10:58:00Z">
            <w:rPr/>
          </w:rPrChange>
        </w:rPr>
      </w:pPr>
      <w:r w:rsidRPr="00561818">
        <w:rPr>
          <w:color w:val="538135" w:themeColor="accent6" w:themeShade="BF"/>
          <w:rPrChange w:id="305" w:author="Owner" w:date="2020-09-13T10:58:00Z">
            <w:rPr/>
          </w:rPrChange>
        </w:rPr>
        <w:t xml:space="preserve">He turned around and showed me what he had </w:t>
      </w:r>
      <w:del w:id="306" w:author="Owner" w:date="2020-08-31T20:04:00Z">
        <w:r w:rsidRPr="00561818" w:rsidDel="00344CFF">
          <w:rPr>
            <w:color w:val="538135" w:themeColor="accent6" w:themeShade="BF"/>
            <w:rPrChange w:id="307" w:author="Owner" w:date="2020-09-13T10:58:00Z">
              <w:rPr/>
            </w:rPrChange>
          </w:rPr>
          <w:delText xml:space="preserve">just </w:delText>
        </w:r>
      </w:del>
      <w:r w:rsidRPr="00561818">
        <w:rPr>
          <w:color w:val="538135" w:themeColor="accent6" w:themeShade="BF"/>
          <w:rPrChange w:id="308" w:author="Owner" w:date="2020-09-13T10:58:00Z">
            <w:rPr/>
          </w:rPrChange>
        </w:rPr>
        <w:t xml:space="preserve">picked up–tiger poo. </w:t>
      </w:r>
      <w:ins w:id="309" w:author="Owner" w:date="2020-08-31T16:26:00Z">
        <w:r w:rsidR="00C55887" w:rsidRPr="00561818">
          <w:rPr>
            <w:color w:val="538135" w:themeColor="accent6" w:themeShade="BF"/>
            <w:rPrChange w:id="310" w:author="Owner" w:date="2020-09-13T10:58:00Z">
              <w:rPr/>
            </w:rPrChange>
          </w:rPr>
          <w:t>I</w:t>
        </w:r>
      </w:ins>
      <w:del w:id="311" w:author="Owner" w:date="2020-08-31T16:26:00Z">
        <w:r w:rsidRPr="00561818" w:rsidDel="00C55887">
          <w:rPr>
            <w:color w:val="538135" w:themeColor="accent6" w:themeShade="BF"/>
            <w:rPrChange w:id="312" w:author="Owner" w:date="2020-09-13T10:58:00Z">
              <w:rPr/>
            </w:rPrChange>
          </w:rPr>
          <w:delText>He</w:delText>
        </w:r>
      </w:del>
      <w:r w:rsidRPr="00561818">
        <w:rPr>
          <w:color w:val="538135" w:themeColor="accent6" w:themeShade="BF"/>
          <w:rPrChange w:id="313" w:author="Owner" w:date="2020-09-13T10:58:00Z">
            <w:rPr/>
          </w:rPrChange>
        </w:rPr>
        <w:t xml:space="preserve"> lost </w:t>
      </w:r>
      <w:del w:id="314" w:author="Owner" w:date="2020-08-31T16:26:00Z">
        <w:r w:rsidRPr="00561818" w:rsidDel="00C55887">
          <w:rPr>
            <w:color w:val="538135" w:themeColor="accent6" w:themeShade="BF"/>
            <w:rPrChange w:id="315" w:author="Owner" w:date="2020-09-13T10:58:00Z">
              <w:rPr/>
            </w:rPrChange>
          </w:rPr>
          <w:delText>me</w:delText>
        </w:r>
      </w:del>
      <w:ins w:id="316" w:author="Owner" w:date="2020-08-31T16:26:00Z">
        <w:r w:rsidR="00C55887" w:rsidRPr="00561818">
          <w:rPr>
            <w:color w:val="538135" w:themeColor="accent6" w:themeShade="BF"/>
            <w:rPrChange w:id="317" w:author="Owner" w:date="2020-09-13T10:58:00Z">
              <w:rPr/>
            </w:rPrChange>
          </w:rPr>
          <w:t>interest</w:t>
        </w:r>
      </w:ins>
      <w:del w:id="318" w:author="Owner" w:date="2020-09-09T16:21:00Z">
        <w:r w:rsidRPr="00561818" w:rsidDel="006B1B51">
          <w:rPr>
            <w:color w:val="538135" w:themeColor="accent6" w:themeShade="BF"/>
            <w:rPrChange w:id="319"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320" w:author="Owner" w:date="2020-09-13T10:58:00Z">
              <w:rPr/>
            </w:rPrChange>
          </w:rPr>
          <w:delText xml:space="preserve"> But he’d lost me</w:delText>
        </w:r>
      </w:del>
      <w:r w:rsidRPr="00561818">
        <w:rPr>
          <w:color w:val="538135" w:themeColor="accent6" w:themeShade="BF"/>
          <w:rPrChange w:id="321" w:author="Owner" w:date="2020-09-13T10:58:00Z">
            <w:rPr/>
          </w:rPrChange>
        </w:rPr>
        <w:t xml:space="preserve">. As a 10-year old, I remember thinking ‘well, that’s one </w:t>
      </w:r>
      <w:del w:id="322" w:author="Owner" w:date="2020-08-31T16:22:00Z">
        <w:r w:rsidRPr="00561818" w:rsidDel="00C34953">
          <w:rPr>
            <w:color w:val="538135" w:themeColor="accent6" w:themeShade="BF"/>
            <w:rPrChange w:id="323" w:author="Owner" w:date="2020-09-13T10:58:00Z">
              <w:rPr/>
            </w:rPrChange>
          </w:rPr>
          <w:delText xml:space="preserve">job </w:delText>
        </w:r>
      </w:del>
      <w:ins w:id="324" w:author="Owner" w:date="2020-08-31T16:22:00Z">
        <w:r w:rsidR="00C34953" w:rsidRPr="00561818">
          <w:rPr>
            <w:color w:val="538135" w:themeColor="accent6" w:themeShade="BF"/>
            <w:rPrChange w:id="325" w:author="Owner" w:date="2020-09-13T10:58:00Z">
              <w:rPr/>
            </w:rPrChange>
          </w:rPr>
          <w:t xml:space="preserve">thing </w:t>
        </w:r>
      </w:ins>
      <w:r w:rsidRPr="00561818">
        <w:rPr>
          <w:color w:val="538135" w:themeColor="accent6" w:themeShade="BF"/>
          <w:rPrChange w:id="326" w:author="Owner" w:date="2020-09-13T10:58:00Z">
            <w:rPr/>
          </w:rPrChange>
        </w:rPr>
        <w:t xml:space="preserve">I </w:t>
      </w:r>
      <w:r w:rsidR="00C34953" w:rsidRPr="00561818">
        <w:rPr>
          <w:color w:val="538135" w:themeColor="accent6" w:themeShade="BF"/>
          <w:rPrChange w:id="327" w:author="Owner" w:date="2020-09-13T10:58:00Z">
            <w:rPr/>
          </w:rPrChange>
        </w:rPr>
        <w:t>w</w:t>
      </w:r>
      <w:ins w:id="328" w:author="Owner" w:date="2020-08-31T16:22:00Z">
        <w:r w:rsidR="00C34953" w:rsidRPr="00561818">
          <w:rPr>
            <w:color w:val="538135" w:themeColor="accent6" w:themeShade="BF"/>
            <w:rPrChange w:id="329" w:author="Owner" w:date="2020-09-13T10:58:00Z">
              <w:rPr/>
            </w:rPrChange>
          </w:rPr>
          <w:t>ill never do</w:t>
        </w:r>
      </w:ins>
      <w:del w:id="330" w:author="Owner" w:date="2020-08-31T16:22:00Z">
        <w:r w:rsidR="00C34953" w:rsidRPr="00561818" w:rsidDel="00C34953">
          <w:rPr>
            <w:color w:val="538135" w:themeColor="accent6" w:themeShade="BF"/>
            <w:rPrChange w:id="331" w:author="Owner" w:date="2020-09-13T10:58:00Z">
              <w:rPr/>
            </w:rPrChange>
          </w:rPr>
          <w:delText>ouldn’t want</w:delText>
        </w:r>
      </w:del>
      <w:r w:rsidR="00C34953" w:rsidRPr="00561818">
        <w:rPr>
          <w:color w:val="538135" w:themeColor="accent6" w:themeShade="BF"/>
          <w:rPrChange w:id="332" w:author="Owner" w:date="2020-09-13T10:58:00Z">
            <w:rPr/>
          </w:rPrChange>
        </w:rPr>
        <w:t xml:space="preserve">!’ </w:t>
      </w:r>
      <w:del w:id="333" w:author="Owner" w:date="2020-08-31T16:22:00Z">
        <w:r w:rsidR="00C34953" w:rsidRPr="00561818" w:rsidDel="00C34953">
          <w:rPr>
            <w:color w:val="538135" w:themeColor="accent6" w:themeShade="BF"/>
            <w:rPrChange w:id="334" w:author="Owner" w:date="2020-09-13T10:58:00Z">
              <w:rPr/>
            </w:rPrChange>
          </w:rPr>
          <w:delText>Now, f</w:delText>
        </w:r>
      </w:del>
      <w:ins w:id="335" w:author="Owner" w:date="2020-08-31T16:22:00Z">
        <w:r w:rsidR="00C34953" w:rsidRPr="00561818">
          <w:rPr>
            <w:color w:val="538135" w:themeColor="accent6" w:themeShade="BF"/>
            <w:rPrChange w:id="336" w:author="Owner" w:date="2020-09-13T10:58:00Z">
              <w:rPr/>
            </w:rPrChange>
          </w:rPr>
          <w:t>F</w:t>
        </w:r>
      </w:ins>
      <w:r w:rsidR="00C34953" w:rsidRPr="00561818">
        <w:rPr>
          <w:color w:val="538135" w:themeColor="accent6" w:themeShade="BF"/>
          <w:rPrChange w:id="337" w:author="Owner" w:date="2020-09-13T10:58:00Z">
            <w:rPr/>
          </w:rPrChange>
        </w:rPr>
        <w:t xml:space="preserve">ast-forward about 15 years, and here I am, a recent master’s degree graduate with three years of experience collecting and analysing bighorn sheep poo. </w:t>
      </w:r>
      <w:ins w:id="338" w:author="Owner" w:date="2020-08-31T16:22:00Z">
        <w:r w:rsidR="00C34953" w:rsidRPr="00561818">
          <w:rPr>
            <w:color w:val="538135" w:themeColor="accent6" w:themeShade="BF"/>
            <w:rPrChange w:id="339" w:author="Owner" w:date="2020-09-13T10:58:00Z">
              <w:rPr/>
            </w:rPrChange>
          </w:rPr>
          <w:t xml:space="preserve">(Life </w:t>
        </w:r>
      </w:ins>
      <w:ins w:id="340" w:author="Owner" w:date="2020-09-10T19:58:00Z">
        <w:r w:rsidR="0028736B" w:rsidRPr="00561818">
          <w:rPr>
            <w:color w:val="538135" w:themeColor="accent6" w:themeShade="BF"/>
            <w:rPrChange w:id="341" w:author="Owner" w:date="2020-09-13T10:58:00Z">
              <w:rPr/>
            </w:rPrChange>
          </w:rPr>
          <w:t>lesson</w:t>
        </w:r>
      </w:ins>
      <w:ins w:id="342" w:author="Owner" w:date="2020-08-31T16:22:00Z">
        <w:r w:rsidR="00C34953" w:rsidRPr="00561818">
          <w:rPr>
            <w:color w:val="538135" w:themeColor="accent6" w:themeShade="BF"/>
            <w:rPrChange w:id="343" w:author="Owner" w:date="2020-09-13T10:58:00Z">
              <w:rPr/>
            </w:rPrChange>
          </w:rPr>
          <w:t>: Never say never!)</w:t>
        </w:r>
      </w:ins>
    </w:p>
    <w:p w14:paraId="31044706" w14:textId="6660904A" w:rsidR="00F53916" w:rsidRPr="00561818" w:rsidDel="00C34953" w:rsidRDefault="009870FF" w:rsidP="009870FF">
      <w:pPr>
        <w:rPr>
          <w:del w:id="344" w:author="Owner" w:date="2020-08-31T16:21:00Z"/>
          <w:color w:val="538135" w:themeColor="accent6" w:themeShade="BF"/>
          <w:rPrChange w:id="345" w:author="Owner" w:date="2020-09-13T10:58:00Z">
            <w:rPr>
              <w:del w:id="346" w:author="Owner" w:date="2020-08-31T16:21:00Z"/>
            </w:rPr>
          </w:rPrChange>
        </w:rPr>
      </w:pPr>
      <w:del w:id="347" w:author="Owner" w:date="2020-08-31T16:21:00Z">
        <w:r w:rsidRPr="00561818" w:rsidDel="00C34953">
          <w:rPr>
            <w:color w:val="538135" w:themeColor="accent6" w:themeShade="BF"/>
            <w:rPrChange w:id="348"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49"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50" w:author="Owner" w:date="2020-09-13T10:58:00Z">
              <w:rPr/>
            </w:rPrChange>
          </w:rPr>
          <w:delText xml:space="preserve"> here I am, a recent</w:delText>
        </w:r>
        <w:r w:rsidR="00FC3AD3" w:rsidRPr="00561818" w:rsidDel="00C34953">
          <w:rPr>
            <w:color w:val="538135" w:themeColor="accent6" w:themeShade="BF"/>
            <w:rPrChange w:id="351" w:author="Owner" w:date="2020-09-13T10:58:00Z">
              <w:rPr/>
            </w:rPrChange>
          </w:rPr>
          <w:delText xml:space="preserve"> </w:delText>
        </w:r>
        <w:r w:rsidRPr="00561818" w:rsidDel="00C34953">
          <w:rPr>
            <w:color w:val="538135" w:themeColor="accent6" w:themeShade="BF"/>
            <w:rPrChange w:id="352" w:author="Owner" w:date="2020-09-13T10:58:00Z">
              <w:rPr/>
            </w:rPrChange>
          </w:rPr>
          <w:delText xml:space="preserve">master’s degree </w:delText>
        </w:r>
        <w:r w:rsidR="00CD0307" w:rsidRPr="00561818" w:rsidDel="00C34953">
          <w:rPr>
            <w:color w:val="538135" w:themeColor="accent6" w:themeShade="BF"/>
            <w:rPrChange w:id="353" w:author="Owner" w:date="2020-09-13T10:58:00Z">
              <w:rPr/>
            </w:rPrChange>
          </w:rPr>
          <w:delText>graduat</w:delText>
        </w:r>
        <w:r w:rsidR="00FC3AD3" w:rsidRPr="00561818" w:rsidDel="00C34953">
          <w:rPr>
            <w:color w:val="538135" w:themeColor="accent6" w:themeShade="BF"/>
            <w:rPrChange w:id="354" w:author="Owner" w:date="2020-09-13T10:58:00Z">
              <w:rPr/>
            </w:rPrChange>
          </w:rPr>
          <w:delText>e</w:delText>
        </w:r>
        <w:r w:rsidR="00CD0307" w:rsidRPr="00561818" w:rsidDel="00C34953">
          <w:rPr>
            <w:color w:val="538135" w:themeColor="accent6" w:themeShade="BF"/>
            <w:rPrChange w:id="355" w:author="Owner" w:date="2020-09-13T10:58:00Z">
              <w:rPr/>
            </w:rPrChange>
          </w:rPr>
          <w:delText xml:space="preserve"> </w:delText>
        </w:r>
        <w:r w:rsidRPr="00561818" w:rsidDel="00C34953">
          <w:rPr>
            <w:color w:val="538135" w:themeColor="accent6" w:themeShade="BF"/>
            <w:rPrChange w:id="356"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57" w:author="Owner" w:date="2020-08-31T20:07:00Z"/>
          <w:color w:val="538135" w:themeColor="accent6" w:themeShade="BF"/>
          <w:rPrChange w:id="358" w:author="Owner" w:date="2020-09-13T10:58:00Z">
            <w:rPr>
              <w:ins w:id="359" w:author="Owner" w:date="2020-08-31T20:07:00Z"/>
            </w:rPr>
          </w:rPrChange>
        </w:rPr>
      </w:pPr>
      <w:ins w:id="360" w:author="Owner" w:date="2020-08-31T16:27:00Z">
        <w:r w:rsidRPr="00561818">
          <w:rPr>
            <w:color w:val="538135" w:themeColor="accent6" w:themeShade="BF"/>
            <w:rPrChange w:id="361" w:author="Owner" w:date="2020-09-13T10:58:00Z">
              <w:rPr/>
            </w:rPrChange>
          </w:rPr>
          <w:t xml:space="preserve">Poo, or feces, is fascinating. </w:t>
        </w:r>
      </w:ins>
      <w:ins w:id="362" w:author="Owner" w:date="2020-08-31T16:50:00Z">
        <w:r w:rsidR="001D3C84" w:rsidRPr="00561818">
          <w:rPr>
            <w:color w:val="538135" w:themeColor="accent6" w:themeShade="BF"/>
            <w:rPrChange w:id="363" w:author="Owner" w:date="2020-09-13T10:58:00Z">
              <w:rPr/>
            </w:rPrChange>
          </w:rPr>
          <w:t>Not only can the freshness indicate how lo</w:t>
        </w:r>
      </w:ins>
      <w:ins w:id="364" w:author="Owner" w:date="2020-08-31T16:51:00Z">
        <w:r w:rsidR="001D3C84" w:rsidRPr="00561818">
          <w:rPr>
            <w:color w:val="538135" w:themeColor="accent6" w:themeShade="BF"/>
            <w:rPrChange w:id="365" w:author="Owner" w:date="2020-09-13T10:58:00Z">
              <w:rPr/>
            </w:rPrChange>
          </w:rPr>
          <w:t>ng ago an individual may have passed by, but, if you analyse the feces</w:t>
        </w:r>
      </w:ins>
      <w:ins w:id="366" w:author="Owner" w:date="2020-09-09T16:22:00Z">
        <w:r w:rsidR="006B1B51" w:rsidRPr="00561818">
          <w:rPr>
            <w:color w:val="538135" w:themeColor="accent6" w:themeShade="BF"/>
            <w:rPrChange w:id="367" w:author="Owner" w:date="2020-09-13T10:58:00Z">
              <w:rPr/>
            </w:rPrChange>
          </w:rPr>
          <w:t xml:space="preserve"> under a microscope</w:t>
        </w:r>
      </w:ins>
      <w:ins w:id="368" w:author="Owner" w:date="2020-08-31T16:51:00Z">
        <w:r w:rsidR="001D3C84" w:rsidRPr="00561818">
          <w:rPr>
            <w:color w:val="538135" w:themeColor="accent6" w:themeShade="BF"/>
            <w:rPrChange w:id="369" w:author="Owner" w:date="2020-09-13T10:58:00Z">
              <w:rPr/>
            </w:rPrChange>
          </w:rPr>
          <w:t xml:space="preserve">, you </w:t>
        </w:r>
      </w:ins>
      <w:ins w:id="370" w:author="Owner" w:date="2020-09-09T16:22:00Z">
        <w:r w:rsidR="006B1B51" w:rsidRPr="00561818">
          <w:rPr>
            <w:color w:val="538135" w:themeColor="accent6" w:themeShade="BF"/>
            <w:rPrChange w:id="371" w:author="Owner" w:date="2020-09-13T10:58:00Z">
              <w:rPr/>
            </w:rPrChange>
          </w:rPr>
          <w:t xml:space="preserve">can learn </w:t>
        </w:r>
      </w:ins>
      <w:ins w:id="372" w:author="Owner" w:date="2020-08-31T16:51:00Z">
        <w:r w:rsidR="001D3C84" w:rsidRPr="00561818">
          <w:rPr>
            <w:color w:val="538135" w:themeColor="accent6" w:themeShade="BF"/>
            <w:rPrChange w:id="373" w:author="Owner" w:date="2020-09-13T10:58:00Z">
              <w:rPr/>
            </w:rPrChange>
          </w:rPr>
          <w:t>what</w:t>
        </w:r>
      </w:ins>
      <w:ins w:id="374" w:author="Owner" w:date="2020-08-31T16:52:00Z">
        <w:r w:rsidR="001D3C84" w:rsidRPr="00561818">
          <w:rPr>
            <w:color w:val="538135" w:themeColor="accent6" w:themeShade="BF"/>
            <w:rPrChange w:id="375" w:author="Owner" w:date="2020-09-13T10:58:00Z">
              <w:rPr/>
            </w:rPrChange>
          </w:rPr>
          <w:t xml:space="preserve"> </w:t>
        </w:r>
      </w:ins>
      <w:ins w:id="376" w:author="Owner" w:date="2020-09-09T16:23:00Z">
        <w:r w:rsidR="006B1B51" w:rsidRPr="00561818">
          <w:rPr>
            <w:color w:val="538135" w:themeColor="accent6" w:themeShade="BF"/>
            <w:rPrChange w:id="377" w:author="Owner" w:date="2020-09-13T10:58:00Z">
              <w:rPr/>
            </w:rPrChange>
          </w:rPr>
          <w:t>individuals eat</w:t>
        </w:r>
      </w:ins>
      <w:ins w:id="378" w:author="Owner" w:date="2020-08-31T16:52:00Z">
        <w:r w:rsidR="001D3C84" w:rsidRPr="00561818">
          <w:rPr>
            <w:color w:val="538135" w:themeColor="accent6" w:themeShade="BF"/>
            <w:rPrChange w:id="379" w:author="Owner" w:date="2020-09-13T10:58:00Z">
              <w:rPr/>
            </w:rPrChange>
          </w:rPr>
          <w:t xml:space="preserve"> and what</w:t>
        </w:r>
      </w:ins>
      <w:ins w:id="380" w:author="Owner" w:date="2020-08-31T16:51:00Z">
        <w:r w:rsidR="001D3C84" w:rsidRPr="00561818">
          <w:rPr>
            <w:color w:val="538135" w:themeColor="accent6" w:themeShade="BF"/>
            <w:rPrChange w:id="381" w:author="Owner" w:date="2020-09-13T10:58:00Z">
              <w:rPr/>
            </w:rPrChange>
          </w:rPr>
          <w:t xml:space="preserve"> </w:t>
        </w:r>
      </w:ins>
      <w:ins w:id="382" w:author="Owner" w:date="2020-08-31T16:55:00Z">
        <w:r w:rsidR="001D3C84" w:rsidRPr="00561818">
          <w:rPr>
            <w:color w:val="538135" w:themeColor="accent6" w:themeShade="BF"/>
            <w:rPrChange w:id="383" w:author="Owner" w:date="2020-09-13T10:58:00Z">
              <w:rPr/>
            </w:rPrChange>
          </w:rPr>
          <w:t xml:space="preserve">gastrointestinal </w:t>
        </w:r>
      </w:ins>
      <w:ins w:id="384" w:author="Owner" w:date="2020-08-31T16:51:00Z">
        <w:r w:rsidR="001D3C84" w:rsidRPr="00561818">
          <w:rPr>
            <w:color w:val="538135" w:themeColor="accent6" w:themeShade="BF"/>
            <w:rPrChange w:id="385" w:author="Owner" w:date="2020-09-13T10:58:00Z">
              <w:rPr/>
            </w:rPrChange>
          </w:rPr>
          <w:t>parasites they</w:t>
        </w:r>
      </w:ins>
      <w:ins w:id="386" w:author="Owner" w:date="2020-08-31T16:52:00Z">
        <w:r w:rsidR="001D3C84" w:rsidRPr="00561818">
          <w:rPr>
            <w:color w:val="538135" w:themeColor="accent6" w:themeShade="BF"/>
            <w:rPrChange w:id="387" w:author="Owner" w:date="2020-09-13T10:58:00Z">
              <w:rPr/>
            </w:rPrChange>
          </w:rPr>
          <w:t xml:space="preserve"> may have. I was in</w:t>
        </w:r>
      </w:ins>
      <w:ins w:id="388" w:author="Owner" w:date="2020-08-31T16:53:00Z">
        <w:r w:rsidR="001D3C84" w:rsidRPr="00561818">
          <w:rPr>
            <w:color w:val="538135" w:themeColor="accent6" w:themeShade="BF"/>
            <w:rPrChange w:id="389" w:author="Owner" w:date="2020-09-13T10:58:00Z">
              <w:rPr/>
            </w:rPrChange>
          </w:rPr>
          <w:t>terested in the latter</w:t>
        </w:r>
      </w:ins>
      <w:ins w:id="390" w:author="Owner" w:date="2020-08-31T20:05:00Z">
        <w:r w:rsidR="00344CFF" w:rsidRPr="00561818">
          <w:rPr>
            <w:color w:val="538135" w:themeColor="accent6" w:themeShade="BF"/>
            <w:rPrChange w:id="391" w:author="Owner" w:date="2020-09-13T10:58:00Z">
              <w:rPr/>
            </w:rPrChange>
          </w:rPr>
          <w:t xml:space="preserve">. </w:t>
        </w:r>
      </w:ins>
      <w:ins w:id="392" w:author="Owner" w:date="2020-08-31T20:07:00Z">
        <w:r w:rsidR="00344CFF" w:rsidRPr="00561818">
          <w:rPr>
            <w:color w:val="538135" w:themeColor="accent6" w:themeShade="BF"/>
            <w:rPrChange w:id="393" w:author="Owner" w:date="2020-09-13T10:58:00Z">
              <w:rPr/>
            </w:rPrChange>
          </w:rPr>
          <w:t xml:space="preserve">I wanted to </w:t>
        </w:r>
      </w:ins>
      <w:ins w:id="394" w:author="Owner" w:date="2020-09-09T16:23:00Z">
        <w:r w:rsidR="006B1B51" w:rsidRPr="00561818">
          <w:rPr>
            <w:color w:val="538135" w:themeColor="accent6" w:themeShade="BF"/>
            <w:rPrChange w:id="395" w:author="Owner" w:date="2020-09-13T10:58:00Z">
              <w:rPr/>
            </w:rPrChange>
          </w:rPr>
          <w:t xml:space="preserve">investigate </w:t>
        </w:r>
      </w:ins>
      <w:ins w:id="396" w:author="Owner" w:date="2020-08-31T20:07:00Z">
        <w:r w:rsidR="00344CFF" w:rsidRPr="00561818">
          <w:rPr>
            <w:color w:val="538135" w:themeColor="accent6" w:themeShade="BF"/>
            <w:rPrChange w:id="397" w:author="Owner" w:date="2020-09-13T10:58:00Z">
              <w:rPr/>
            </w:rPrChange>
          </w:rPr>
          <w:t xml:space="preserve">the patterns of parasite infections in bighorn sheep and whether these </w:t>
        </w:r>
      </w:ins>
      <w:ins w:id="398" w:author="Owner" w:date="2020-08-31T20:08:00Z">
        <w:r w:rsidR="00344CFF" w:rsidRPr="00561818">
          <w:rPr>
            <w:color w:val="538135" w:themeColor="accent6" w:themeShade="BF"/>
            <w:rPrChange w:id="399" w:author="Owner" w:date="2020-09-13T10:58:00Z">
              <w:rPr/>
            </w:rPrChange>
          </w:rPr>
          <w:t xml:space="preserve">patterns affected </w:t>
        </w:r>
      </w:ins>
      <w:ins w:id="400" w:author="Owner" w:date="2020-09-10T15:33:00Z">
        <w:r w:rsidR="001D69B2" w:rsidRPr="00561818">
          <w:rPr>
            <w:color w:val="538135" w:themeColor="accent6" w:themeShade="BF"/>
            <w:rPrChange w:id="401" w:author="Owner" w:date="2020-09-13T10:58:00Z">
              <w:rPr/>
            </w:rPrChange>
          </w:rPr>
          <w:t>how much time an individual devoted to different activities</w:t>
        </w:r>
      </w:ins>
      <w:ins w:id="402" w:author="Owner" w:date="2020-08-31T20:08:00Z">
        <w:r w:rsidR="00344CFF" w:rsidRPr="00561818">
          <w:rPr>
            <w:color w:val="538135" w:themeColor="accent6" w:themeShade="BF"/>
            <w:rPrChange w:id="403" w:author="Owner" w:date="2020-09-13T10:58:00Z">
              <w:rPr/>
            </w:rPrChange>
          </w:rPr>
          <w:t xml:space="preserve">. </w:t>
        </w:r>
      </w:ins>
    </w:p>
    <w:p w14:paraId="17D74A8B" w14:textId="0B7DAB64" w:rsidR="00F53916" w:rsidRPr="00561818" w:rsidRDefault="00344CFF" w:rsidP="009870FF">
      <w:pPr>
        <w:rPr>
          <w:color w:val="538135" w:themeColor="accent6" w:themeShade="BF"/>
          <w:rPrChange w:id="404" w:author="Owner" w:date="2020-09-13T10:58:00Z">
            <w:rPr/>
          </w:rPrChange>
        </w:rPr>
      </w:pPr>
      <w:ins w:id="405" w:author="Owner" w:date="2020-08-31T20:08:00Z">
        <w:r w:rsidRPr="00561818">
          <w:rPr>
            <w:color w:val="538135" w:themeColor="accent6" w:themeShade="BF"/>
            <w:rPrChange w:id="406" w:author="Owner" w:date="2020-09-13T10:58:00Z">
              <w:rPr/>
            </w:rPrChange>
          </w:rPr>
          <w:t>So</w:t>
        </w:r>
      </w:ins>
      <w:ins w:id="407" w:author="Owner" w:date="2020-08-31T16:56:00Z">
        <w:r w:rsidR="00BD26C5" w:rsidRPr="00561818">
          <w:rPr>
            <w:color w:val="538135" w:themeColor="accent6" w:themeShade="BF"/>
            <w:rPrChange w:id="408" w:author="Owner" w:date="2020-09-13T10:58:00Z">
              <w:rPr/>
            </w:rPrChange>
          </w:rPr>
          <w:t xml:space="preserve">, </w:t>
        </w:r>
      </w:ins>
      <w:r w:rsidR="00F53916" w:rsidRPr="00561818">
        <w:rPr>
          <w:color w:val="538135" w:themeColor="accent6" w:themeShade="BF"/>
          <w:rPrChange w:id="409" w:author="Owner" w:date="2020-09-13T10:58:00Z">
            <w:rPr/>
          </w:rPrChange>
        </w:rPr>
        <w:t>I collected fresh bighorn sheep poo</w:t>
      </w:r>
      <w:del w:id="410" w:author="Owner" w:date="2020-08-31T16:57:00Z">
        <w:r w:rsidR="00F53916" w:rsidRPr="00561818" w:rsidDel="00BD26C5">
          <w:rPr>
            <w:color w:val="538135" w:themeColor="accent6" w:themeShade="BF"/>
            <w:rPrChange w:id="411" w:author="Owner" w:date="2020-09-13T10:58:00Z">
              <w:rPr/>
            </w:rPrChange>
          </w:rPr>
          <w:delText>p</w:delText>
        </w:r>
      </w:del>
      <w:r w:rsidR="00F53916" w:rsidRPr="00561818">
        <w:rPr>
          <w:color w:val="538135" w:themeColor="accent6" w:themeShade="BF"/>
          <w:rPrChange w:id="412" w:author="Owner" w:date="2020-09-13T10:58:00Z">
            <w:rPr/>
          </w:rPrChange>
        </w:rPr>
        <w:t>, by observing them going about their daily business</w:t>
      </w:r>
      <w:ins w:id="413" w:author="Owner" w:date="2020-09-09T16:24:00Z">
        <w:r w:rsidR="006B1B51" w:rsidRPr="00561818">
          <w:rPr>
            <w:color w:val="538135" w:themeColor="accent6" w:themeShade="BF"/>
            <w:rPrChange w:id="414" w:author="Owner" w:date="2020-09-13T10:58:00Z">
              <w:rPr/>
            </w:rPrChange>
          </w:rPr>
          <w:t xml:space="preserve"> (and recording it)</w:t>
        </w:r>
      </w:ins>
      <w:r w:rsidR="00F53916" w:rsidRPr="00561818">
        <w:rPr>
          <w:color w:val="538135" w:themeColor="accent6" w:themeShade="BF"/>
          <w:rPrChange w:id="415" w:author="Owner" w:date="2020-09-13T10:58:00Z">
            <w:rPr/>
          </w:rPrChange>
        </w:rPr>
        <w:t xml:space="preserve"> and making note of all the places that </w:t>
      </w:r>
      <w:ins w:id="416" w:author="Owner" w:date="2020-09-10T15:34:00Z">
        <w:r w:rsidR="001D69B2" w:rsidRPr="00561818">
          <w:rPr>
            <w:color w:val="538135" w:themeColor="accent6" w:themeShade="BF"/>
            <w:rPrChange w:id="417" w:author="Owner" w:date="2020-09-13T10:58:00Z">
              <w:rPr/>
            </w:rPrChange>
          </w:rPr>
          <w:t>each</w:t>
        </w:r>
      </w:ins>
      <w:del w:id="418" w:author="Owner" w:date="2020-08-31T19:01:00Z">
        <w:r w:rsidR="00F53916" w:rsidRPr="00561818" w:rsidDel="00C2231B">
          <w:rPr>
            <w:color w:val="538135" w:themeColor="accent6" w:themeShade="BF"/>
            <w:rPrChange w:id="419" w:author="Owner" w:date="2020-09-13T10:58:00Z">
              <w:rPr/>
            </w:rPrChange>
          </w:rPr>
          <w:delText>any</w:delText>
        </w:r>
      </w:del>
      <w:r w:rsidR="00F53916" w:rsidRPr="00561818">
        <w:rPr>
          <w:color w:val="538135" w:themeColor="accent6" w:themeShade="BF"/>
          <w:rPrChange w:id="420" w:author="Owner" w:date="2020-09-13T10:58:00Z">
            <w:rPr/>
          </w:rPrChange>
        </w:rPr>
        <w:t xml:space="preserve"> individual could have </w:t>
      </w:r>
      <w:del w:id="421" w:author="Owner" w:date="2020-08-31T16:57:00Z">
        <w:r w:rsidR="00F53916" w:rsidRPr="00561818" w:rsidDel="00BD26C5">
          <w:rPr>
            <w:color w:val="538135" w:themeColor="accent6" w:themeShade="BF"/>
            <w:rPrChange w:id="422" w:author="Owner" w:date="2020-09-13T10:58:00Z">
              <w:rPr/>
            </w:rPrChange>
          </w:rPr>
          <w:delText>pooped</w:delText>
        </w:r>
      </w:del>
      <w:ins w:id="423" w:author="Owner" w:date="2020-09-10T15:34:00Z">
        <w:r w:rsidR="001D69B2" w:rsidRPr="00561818">
          <w:rPr>
            <w:color w:val="538135" w:themeColor="accent6" w:themeShade="BF"/>
            <w:rPrChange w:id="424" w:author="Owner" w:date="2020-09-13T10:58:00Z">
              <w:rPr/>
            </w:rPrChange>
          </w:rPr>
          <w:t>defecated</w:t>
        </w:r>
      </w:ins>
      <w:r w:rsidR="00F53916" w:rsidRPr="00561818">
        <w:rPr>
          <w:color w:val="538135" w:themeColor="accent6" w:themeShade="BF"/>
          <w:rPrChange w:id="425" w:author="Owner" w:date="2020-09-13T10:58:00Z">
            <w:rPr/>
          </w:rPrChange>
        </w:rPr>
        <w:t>.</w:t>
      </w:r>
      <w:ins w:id="426" w:author="Owner" w:date="2020-09-04T15:19:00Z">
        <w:r w:rsidR="002C374E" w:rsidRPr="00561818">
          <w:rPr>
            <w:color w:val="538135" w:themeColor="accent6" w:themeShade="BF"/>
            <w:rPrChange w:id="427" w:author="Owner" w:date="2020-09-13T10:58:00Z">
              <w:rPr/>
            </w:rPrChange>
          </w:rPr>
          <w:t xml:space="preserve"> </w:t>
        </w:r>
      </w:ins>
      <w:del w:id="428" w:author="Owner" w:date="2020-09-04T15:20:00Z">
        <w:r w:rsidR="00F53916" w:rsidRPr="00561818" w:rsidDel="002C374E">
          <w:rPr>
            <w:color w:val="538135" w:themeColor="accent6" w:themeShade="BF"/>
            <w:rPrChange w:id="429" w:author="Owner" w:date="2020-09-13T10:58:00Z">
              <w:rPr/>
            </w:rPrChange>
          </w:rPr>
          <w:delText xml:space="preserve"> </w:delText>
        </w:r>
      </w:del>
      <w:del w:id="430" w:author="Owner" w:date="2020-08-31T16:57:00Z">
        <w:r w:rsidR="00F53916" w:rsidRPr="00561818" w:rsidDel="00BD26C5">
          <w:rPr>
            <w:color w:val="538135" w:themeColor="accent6" w:themeShade="BF"/>
            <w:rPrChange w:id="431" w:author="Owner" w:date="2020-09-13T10:58:00Z">
              <w:rPr/>
            </w:rPrChange>
          </w:rPr>
          <w:delText>Then, a</w:delText>
        </w:r>
      </w:del>
      <w:ins w:id="432" w:author="Owner" w:date="2020-08-31T16:57:00Z">
        <w:r w:rsidR="00BD26C5" w:rsidRPr="00561818">
          <w:rPr>
            <w:color w:val="538135" w:themeColor="accent6" w:themeShade="BF"/>
            <w:rPrChange w:id="433" w:author="Owner" w:date="2020-09-13T10:58:00Z">
              <w:rPr/>
            </w:rPrChange>
          </w:rPr>
          <w:t>A</w:t>
        </w:r>
      </w:ins>
      <w:r w:rsidR="00F53916" w:rsidRPr="00561818">
        <w:rPr>
          <w:color w:val="538135" w:themeColor="accent6" w:themeShade="BF"/>
          <w:rPrChange w:id="434" w:author="Owner" w:date="2020-09-13T10:58:00Z">
            <w:rPr/>
          </w:rPrChange>
        </w:rPr>
        <w:t>fter the sheep left the area, either my assistant or I went</w:t>
      </w:r>
      <w:del w:id="435" w:author="Owner" w:date="2020-08-31T19:59:00Z">
        <w:r w:rsidR="00F53916" w:rsidRPr="00561818" w:rsidDel="003C0AB6">
          <w:rPr>
            <w:color w:val="538135" w:themeColor="accent6" w:themeShade="BF"/>
            <w:rPrChange w:id="436" w:author="Owner" w:date="2020-09-13T10:58:00Z">
              <w:rPr/>
            </w:rPrChange>
          </w:rPr>
          <w:delText xml:space="preserve"> there</w:delText>
        </w:r>
      </w:del>
      <w:r w:rsidR="00F53916" w:rsidRPr="00561818">
        <w:rPr>
          <w:color w:val="538135" w:themeColor="accent6" w:themeShade="BF"/>
          <w:rPrChange w:id="437" w:author="Owner" w:date="2020-09-13T10:58:00Z">
            <w:rPr/>
          </w:rPrChange>
        </w:rPr>
        <w:t xml:space="preserve"> to collect</w:t>
      </w:r>
      <w:ins w:id="438" w:author="Owner" w:date="2020-08-31T16:57:00Z">
        <w:r w:rsidR="00BD26C5" w:rsidRPr="00561818">
          <w:rPr>
            <w:color w:val="538135" w:themeColor="accent6" w:themeShade="BF"/>
            <w:rPrChange w:id="439" w:author="Owner" w:date="2020-09-13T10:58:00Z">
              <w:rPr/>
            </w:rPrChange>
          </w:rPr>
          <w:t xml:space="preserve"> the</w:t>
        </w:r>
      </w:ins>
      <w:r w:rsidR="00F53916" w:rsidRPr="00561818">
        <w:rPr>
          <w:color w:val="538135" w:themeColor="accent6" w:themeShade="BF"/>
          <w:rPrChange w:id="440" w:author="Owner" w:date="2020-09-13T10:58:00Z">
            <w:rPr/>
          </w:rPrChange>
        </w:rPr>
        <w:t xml:space="preserve"> </w:t>
      </w:r>
      <w:del w:id="441" w:author="Owner" w:date="2020-09-04T15:19:00Z">
        <w:r w:rsidR="00F53916" w:rsidRPr="00561818" w:rsidDel="002C374E">
          <w:rPr>
            <w:color w:val="538135" w:themeColor="accent6" w:themeShade="BF"/>
            <w:rPrChange w:id="442" w:author="Owner" w:date="2020-09-13T10:58:00Z">
              <w:rPr/>
            </w:rPrChange>
          </w:rPr>
          <w:delText xml:space="preserve">fresh </w:delText>
        </w:r>
      </w:del>
      <w:del w:id="443" w:author="Owner" w:date="2020-09-10T15:34:00Z">
        <w:r w:rsidR="00F53916" w:rsidRPr="00561818" w:rsidDel="001D69B2">
          <w:rPr>
            <w:color w:val="538135" w:themeColor="accent6" w:themeShade="BF"/>
            <w:rPrChange w:id="444" w:author="Owner" w:date="2020-09-13T10:58:00Z">
              <w:rPr/>
            </w:rPrChange>
          </w:rPr>
          <w:delText>poo</w:delText>
        </w:r>
      </w:del>
      <w:ins w:id="445" w:author="Owner" w:date="2020-09-10T15:34:00Z">
        <w:r w:rsidR="001D69B2" w:rsidRPr="00561818">
          <w:rPr>
            <w:color w:val="538135" w:themeColor="accent6" w:themeShade="BF"/>
            <w:rPrChange w:id="446" w:author="Owner" w:date="2020-09-13T10:58:00Z">
              <w:rPr/>
            </w:rPrChange>
          </w:rPr>
          <w:t>feces</w:t>
        </w:r>
      </w:ins>
      <w:del w:id="447" w:author="Owner" w:date="2020-09-04T15:19:00Z">
        <w:r w:rsidR="00F53916" w:rsidRPr="00561818" w:rsidDel="002C374E">
          <w:rPr>
            <w:color w:val="538135" w:themeColor="accent6" w:themeShade="BF"/>
            <w:rPrChange w:id="448" w:author="Owner" w:date="2020-09-13T10:58:00Z">
              <w:rPr/>
            </w:rPrChange>
          </w:rPr>
          <w:delText>p</w:delText>
        </w:r>
      </w:del>
      <w:r w:rsidR="00F53916" w:rsidRPr="00561818">
        <w:rPr>
          <w:color w:val="538135" w:themeColor="accent6" w:themeShade="BF"/>
          <w:rPrChange w:id="449" w:author="Owner" w:date="2020-09-13T10:58:00Z">
            <w:rPr/>
          </w:rPrChange>
        </w:rPr>
        <w:t xml:space="preserve">. </w:t>
      </w:r>
      <w:ins w:id="450" w:author="Owner" w:date="2020-08-31T16:58:00Z">
        <w:r w:rsidR="00BD26C5" w:rsidRPr="00561818">
          <w:rPr>
            <w:color w:val="538135" w:themeColor="accent6" w:themeShade="BF"/>
            <w:rPrChange w:id="451" w:author="Owner" w:date="2020-09-13T10:58:00Z">
              <w:rPr/>
            </w:rPrChange>
          </w:rPr>
          <w:t xml:space="preserve">If it was easy to squish the poo pellets between our fingers, we knew that it was </w:t>
        </w:r>
      </w:ins>
      <w:ins w:id="452" w:author="Owner" w:date="2020-09-09T16:25:00Z">
        <w:r w:rsidR="006B1B51" w:rsidRPr="00561818">
          <w:rPr>
            <w:color w:val="538135" w:themeColor="accent6" w:themeShade="BF"/>
            <w:rPrChange w:id="453" w:author="Owner" w:date="2020-09-13T10:58:00Z">
              <w:rPr/>
            </w:rPrChange>
          </w:rPr>
          <w:t>fresh,</w:t>
        </w:r>
      </w:ins>
      <w:ins w:id="454" w:author="Owner" w:date="2020-08-31T16:59:00Z">
        <w:r w:rsidR="00BD26C5" w:rsidRPr="00561818">
          <w:rPr>
            <w:color w:val="538135" w:themeColor="accent6" w:themeShade="BF"/>
            <w:rPrChange w:id="455" w:author="Owner" w:date="2020-09-13T10:58:00Z">
              <w:rPr/>
            </w:rPrChange>
          </w:rPr>
          <w:t xml:space="preserve"> and</w:t>
        </w:r>
      </w:ins>
      <w:ins w:id="456" w:author="Owner" w:date="2020-09-09T16:25:00Z">
        <w:r w:rsidR="006B1B51" w:rsidRPr="00561818">
          <w:rPr>
            <w:color w:val="538135" w:themeColor="accent6" w:themeShade="BF"/>
            <w:rPrChange w:id="457" w:author="Owner" w:date="2020-09-13T10:58:00Z">
              <w:rPr/>
            </w:rPrChange>
          </w:rPr>
          <w:t xml:space="preserve"> so,</w:t>
        </w:r>
      </w:ins>
      <w:ins w:id="458" w:author="Owner" w:date="2020-08-31T16:59:00Z">
        <w:r w:rsidR="00BD26C5" w:rsidRPr="00561818">
          <w:rPr>
            <w:color w:val="538135" w:themeColor="accent6" w:themeShade="BF"/>
            <w:rPrChange w:id="459" w:author="Owner" w:date="2020-09-13T10:58:00Z">
              <w:rPr/>
            </w:rPrChange>
          </w:rPr>
          <w:t xml:space="preserve"> </w:t>
        </w:r>
      </w:ins>
      <w:ins w:id="460" w:author="Owner" w:date="2020-09-09T16:25:00Z">
        <w:r w:rsidR="006B1B51" w:rsidRPr="00561818">
          <w:rPr>
            <w:color w:val="538135" w:themeColor="accent6" w:themeShade="BF"/>
            <w:rPrChange w:id="461" w:author="Owner" w:date="2020-09-13T10:58:00Z">
              <w:rPr/>
            </w:rPrChange>
          </w:rPr>
          <w:t xml:space="preserve">we </w:t>
        </w:r>
      </w:ins>
      <w:ins w:id="462" w:author="Owner" w:date="2020-08-31T16:59:00Z">
        <w:r w:rsidR="00BD26C5" w:rsidRPr="00561818">
          <w:rPr>
            <w:color w:val="538135" w:themeColor="accent6" w:themeShade="BF"/>
            <w:rPrChange w:id="463" w:author="Owner" w:date="2020-09-13T10:58:00Z">
              <w:rPr/>
            </w:rPrChange>
          </w:rPr>
          <w:t xml:space="preserve">collected it. </w:t>
        </w:r>
      </w:ins>
      <w:del w:id="464" w:author="Owner" w:date="2020-08-31T16:59:00Z">
        <w:r w:rsidR="00F53916" w:rsidRPr="00561818" w:rsidDel="00BD26C5">
          <w:rPr>
            <w:color w:val="538135" w:themeColor="accent6" w:themeShade="BF"/>
            <w:rPrChange w:id="465" w:author="Owner" w:date="2020-09-13T10:58:00Z">
              <w:rPr/>
            </w:rPrChange>
          </w:rPr>
          <w:delText xml:space="preserve">When in doubt, we even got used to trying to squish it between our fingers. </w:delText>
        </w:r>
      </w:del>
      <w:r w:rsidR="00F53916" w:rsidRPr="00561818">
        <w:rPr>
          <w:color w:val="538135" w:themeColor="accent6" w:themeShade="BF"/>
          <w:rPrChange w:id="466" w:author="Owner" w:date="2020-09-13T10:58:00Z">
            <w:rPr/>
          </w:rPrChange>
        </w:rPr>
        <w:t xml:space="preserve">It wasn’t too bad – we wore gloves… </w:t>
      </w:r>
      <w:del w:id="467" w:author="Owner" w:date="2020-08-31T16:59:00Z">
        <w:r w:rsidR="00F53916" w:rsidRPr="00561818" w:rsidDel="00BD26C5">
          <w:rPr>
            <w:color w:val="538135" w:themeColor="accent6" w:themeShade="BF"/>
            <w:rPrChange w:id="468" w:author="Owner" w:date="2020-09-13T10:58:00Z">
              <w:rPr/>
            </w:rPrChange>
          </w:rPr>
          <w:delText xml:space="preserve">unless </w:delText>
        </w:r>
      </w:del>
      <w:ins w:id="469" w:author="Owner" w:date="2020-08-31T16:59:00Z">
        <w:r w:rsidR="00BD26C5" w:rsidRPr="00561818">
          <w:rPr>
            <w:color w:val="538135" w:themeColor="accent6" w:themeShade="BF"/>
            <w:rPrChange w:id="470" w:author="Owner" w:date="2020-09-13T10:58:00Z">
              <w:rPr/>
            </w:rPrChange>
          </w:rPr>
          <w:t>except when we forgot to</w:t>
        </w:r>
      </w:ins>
      <w:del w:id="471" w:author="Owner" w:date="2020-08-31T16:59:00Z">
        <w:r w:rsidR="00F53916" w:rsidRPr="00561818" w:rsidDel="00BD26C5">
          <w:rPr>
            <w:color w:val="538135" w:themeColor="accent6" w:themeShade="BF"/>
            <w:rPrChange w:id="472" w:author="Owner" w:date="2020-09-13T10:58:00Z">
              <w:rPr/>
            </w:rPrChange>
          </w:rPr>
          <w:delText>we forgot them that day</w:delText>
        </w:r>
      </w:del>
      <w:del w:id="473" w:author="Owner" w:date="2020-08-31T19:59:00Z">
        <w:r w:rsidR="00F53916" w:rsidRPr="00561818" w:rsidDel="003C0AB6">
          <w:rPr>
            <w:color w:val="538135" w:themeColor="accent6" w:themeShade="BF"/>
            <w:rPrChange w:id="474" w:author="Owner" w:date="2020-09-13T10:58:00Z">
              <w:rPr/>
            </w:rPrChange>
          </w:rPr>
          <w:delText>! Oops.</w:delText>
        </w:r>
      </w:del>
      <w:ins w:id="475" w:author="Owner" w:date="2020-09-04T15:20:00Z">
        <w:r w:rsidR="002C374E" w:rsidRPr="00561818">
          <w:rPr>
            <w:color w:val="538135" w:themeColor="accent6" w:themeShade="BF"/>
            <w:rPrChange w:id="476" w:author="Owner" w:date="2020-09-13T10:58:00Z">
              <w:rPr/>
            </w:rPrChange>
          </w:rPr>
          <w:t>.</w:t>
        </w:r>
      </w:ins>
      <w:r w:rsidR="00F53916" w:rsidRPr="00561818">
        <w:rPr>
          <w:color w:val="538135" w:themeColor="accent6" w:themeShade="BF"/>
          <w:rPrChange w:id="477" w:author="Owner" w:date="2020-09-13T10:58:00Z">
            <w:rPr/>
          </w:rPrChange>
        </w:rPr>
        <w:t xml:space="preserve"> </w:t>
      </w:r>
    </w:p>
    <w:p w14:paraId="50267D82" w14:textId="58A39FF9" w:rsidR="003C0AB6" w:rsidRPr="00561818" w:rsidRDefault="001D69B2" w:rsidP="009870FF">
      <w:pPr>
        <w:rPr>
          <w:ins w:id="478" w:author="Owner" w:date="2020-09-13T10:45:00Z"/>
          <w:color w:val="538135" w:themeColor="accent6" w:themeShade="BF"/>
          <w:rPrChange w:id="479" w:author="Owner" w:date="2020-09-13T10:58:00Z">
            <w:rPr>
              <w:ins w:id="480" w:author="Owner" w:date="2020-09-13T10:45:00Z"/>
            </w:rPr>
          </w:rPrChange>
        </w:rPr>
      </w:pPr>
      <w:ins w:id="481" w:author="Owner" w:date="2020-09-10T15:35:00Z">
        <w:r w:rsidRPr="00561818">
          <w:rPr>
            <w:color w:val="538135" w:themeColor="accent6" w:themeShade="BF"/>
            <w:rPrChange w:id="482" w:author="Owner" w:date="2020-09-13T10:58:00Z">
              <w:rPr/>
            </w:rPrChange>
          </w:rPr>
          <w:t>After we collected the</w:t>
        </w:r>
      </w:ins>
      <w:del w:id="483" w:author="Owner" w:date="2020-09-04T15:21:00Z">
        <w:r w:rsidR="00F53916" w:rsidRPr="00561818" w:rsidDel="002C374E">
          <w:rPr>
            <w:color w:val="538135" w:themeColor="accent6" w:themeShade="BF"/>
            <w:rPrChange w:id="484" w:author="Owner" w:date="2020-09-13T10:58:00Z">
              <w:rPr/>
            </w:rPrChange>
          </w:rPr>
          <w:delText>Ah, well</w:delText>
        </w:r>
      </w:del>
      <w:ins w:id="485" w:author="Owner" w:date="2020-09-10T15:35:00Z">
        <w:r w:rsidRPr="00561818">
          <w:rPr>
            <w:color w:val="538135" w:themeColor="accent6" w:themeShade="BF"/>
            <w:rPrChange w:id="486" w:author="Owner" w:date="2020-09-13T10:58:00Z">
              <w:rPr/>
            </w:rPrChange>
          </w:rPr>
          <w:t xml:space="preserve"> feces</w:t>
        </w:r>
      </w:ins>
      <w:ins w:id="487" w:author="Owner" w:date="2020-09-04T15:15:00Z">
        <w:r w:rsidR="00D22BCD" w:rsidRPr="00561818">
          <w:rPr>
            <w:color w:val="538135" w:themeColor="accent6" w:themeShade="BF"/>
            <w:rPrChange w:id="488" w:author="Owner" w:date="2020-09-13T10:58:00Z">
              <w:rPr/>
            </w:rPrChange>
          </w:rPr>
          <w:t xml:space="preserve">, we analysed the samples. </w:t>
        </w:r>
      </w:ins>
      <w:ins w:id="489" w:author="Owner" w:date="2020-09-04T15:22:00Z">
        <w:r w:rsidR="002C374E" w:rsidRPr="00561818">
          <w:rPr>
            <w:color w:val="538135" w:themeColor="accent6" w:themeShade="BF"/>
            <w:rPrChange w:id="490" w:author="Owner" w:date="2020-09-13T10:58:00Z">
              <w:rPr/>
            </w:rPrChange>
          </w:rPr>
          <w:t>Well, m</w:t>
        </w:r>
      </w:ins>
      <w:ins w:id="491" w:author="Owner" w:date="2020-09-04T15:15:00Z">
        <w:r w:rsidR="00D22BCD" w:rsidRPr="00561818">
          <w:rPr>
            <w:color w:val="538135" w:themeColor="accent6" w:themeShade="BF"/>
            <w:rPrChange w:id="492" w:author="Owner" w:date="2020-09-13T10:58:00Z">
              <w:rPr/>
            </w:rPrChange>
          </w:rPr>
          <w:t>y a</w:t>
        </w:r>
      </w:ins>
      <w:ins w:id="493" w:author="Owner" w:date="2020-09-04T15:16:00Z">
        <w:r w:rsidR="00D22BCD" w:rsidRPr="00561818">
          <w:rPr>
            <w:color w:val="538135" w:themeColor="accent6" w:themeShade="BF"/>
            <w:rPrChange w:id="494" w:author="Owner" w:date="2020-09-13T10:58:00Z">
              <w:rPr/>
            </w:rPrChange>
          </w:rPr>
          <w:t>mazing assistants processed the samples</w:t>
        </w:r>
      </w:ins>
      <w:ins w:id="495" w:author="Owner" w:date="2020-09-10T15:37:00Z">
        <w:r w:rsidRPr="00561818">
          <w:rPr>
            <w:color w:val="538135" w:themeColor="accent6" w:themeShade="BF"/>
            <w:rPrChange w:id="496" w:author="Owner" w:date="2020-09-13T10:58:00Z">
              <w:rPr/>
            </w:rPrChange>
          </w:rPr>
          <w:t xml:space="preserve"> and </w:t>
        </w:r>
      </w:ins>
      <w:ins w:id="497" w:author="Owner" w:date="2020-09-04T15:16:00Z">
        <w:r w:rsidR="00D22BCD" w:rsidRPr="00561818">
          <w:rPr>
            <w:color w:val="538135" w:themeColor="accent6" w:themeShade="BF"/>
            <w:rPrChange w:id="498" w:author="Owner" w:date="2020-09-13T10:58:00Z">
              <w:rPr/>
            </w:rPrChange>
          </w:rPr>
          <w:t>I count</w:t>
        </w:r>
      </w:ins>
      <w:ins w:id="499" w:author="Owner" w:date="2020-09-10T15:36:00Z">
        <w:r w:rsidRPr="00561818">
          <w:rPr>
            <w:color w:val="538135" w:themeColor="accent6" w:themeShade="BF"/>
            <w:rPrChange w:id="500" w:author="Owner" w:date="2020-09-13T10:58:00Z">
              <w:rPr/>
            </w:rPrChange>
          </w:rPr>
          <w:t>ed</w:t>
        </w:r>
      </w:ins>
      <w:ins w:id="501" w:author="Owner" w:date="2020-09-04T15:16:00Z">
        <w:r w:rsidR="00D22BCD" w:rsidRPr="00561818">
          <w:rPr>
            <w:color w:val="538135" w:themeColor="accent6" w:themeShade="BF"/>
            <w:rPrChange w:id="502" w:author="Owner" w:date="2020-09-13T10:58:00Z">
              <w:rPr/>
            </w:rPrChange>
          </w:rPr>
          <w:t xml:space="preserve"> the number of parasite</w:t>
        </w:r>
      </w:ins>
      <w:ins w:id="503" w:author="Owner" w:date="2020-09-04T15:17:00Z">
        <w:r w:rsidR="00D22BCD" w:rsidRPr="00561818">
          <w:rPr>
            <w:color w:val="538135" w:themeColor="accent6" w:themeShade="BF"/>
            <w:rPrChange w:id="504" w:author="Owner" w:date="2020-09-13T10:58:00Z">
              <w:rPr/>
            </w:rPrChange>
          </w:rPr>
          <w:t xml:space="preserve"> eggs </w:t>
        </w:r>
      </w:ins>
      <w:ins w:id="505" w:author="Owner" w:date="2020-09-09T16:25:00Z">
        <w:r w:rsidR="007E3403" w:rsidRPr="00561818">
          <w:rPr>
            <w:color w:val="538135" w:themeColor="accent6" w:themeShade="BF"/>
            <w:rPrChange w:id="506" w:author="Owner" w:date="2020-09-13T10:58:00Z">
              <w:rPr/>
            </w:rPrChange>
          </w:rPr>
          <w:t>i</w:t>
        </w:r>
      </w:ins>
      <w:ins w:id="507" w:author="Owner" w:date="2020-09-04T15:17:00Z">
        <w:r w:rsidR="00D22BCD" w:rsidRPr="00561818">
          <w:rPr>
            <w:color w:val="538135" w:themeColor="accent6" w:themeShade="BF"/>
            <w:rPrChange w:id="508" w:author="Owner" w:date="2020-09-13T10:58:00Z">
              <w:rPr/>
            </w:rPrChange>
          </w:rPr>
          <w:t xml:space="preserve">n each </w:t>
        </w:r>
      </w:ins>
      <w:ins w:id="509" w:author="Owner" w:date="2020-09-04T15:16:00Z">
        <w:r w:rsidR="00D22BCD" w:rsidRPr="00561818">
          <w:rPr>
            <w:color w:val="538135" w:themeColor="accent6" w:themeShade="BF"/>
            <w:rPrChange w:id="510" w:author="Owner" w:date="2020-09-13T10:58:00Z">
              <w:rPr/>
            </w:rPrChange>
          </w:rPr>
          <w:t>microscope slide</w:t>
        </w:r>
      </w:ins>
      <w:ins w:id="511" w:author="Owner" w:date="2020-09-10T15:37:00Z">
        <w:r w:rsidRPr="00561818">
          <w:rPr>
            <w:color w:val="538135" w:themeColor="accent6" w:themeShade="BF"/>
            <w:rPrChange w:id="512" w:author="Owner" w:date="2020-09-13T10:58:00Z">
              <w:rPr/>
            </w:rPrChange>
          </w:rPr>
          <w:t xml:space="preserve"> (and, therefore, in </w:t>
        </w:r>
        <w:proofErr w:type="gramStart"/>
        <w:r w:rsidRPr="00561818">
          <w:rPr>
            <w:color w:val="538135" w:themeColor="accent6" w:themeShade="BF"/>
            <w:rPrChange w:id="513" w:author="Owner" w:date="2020-09-13T10:58:00Z">
              <w:rPr/>
            </w:rPrChange>
          </w:rPr>
          <w:t>each individual</w:t>
        </w:r>
        <w:proofErr w:type="gramEnd"/>
        <w:r w:rsidRPr="00561818">
          <w:rPr>
            <w:color w:val="538135" w:themeColor="accent6" w:themeShade="BF"/>
            <w:rPrChange w:id="514" w:author="Owner" w:date="2020-09-13T10:58:00Z">
              <w:rPr/>
            </w:rPrChange>
          </w:rPr>
          <w:t>)</w:t>
        </w:r>
      </w:ins>
      <w:ins w:id="515" w:author="Owner" w:date="2020-09-04T15:17:00Z">
        <w:r w:rsidR="00D22BCD" w:rsidRPr="00561818">
          <w:rPr>
            <w:color w:val="538135" w:themeColor="accent6" w:themeShade="BF"/>
            <w:rPrChange w:id="516" w:author="Owner" w:date="2020-09-13T10:58:00Z">
              <w:rPr/>
            </w:rPrChange>
          </w:rPr>
          <w:t xml:space="preserve">. </w:t>
        </w:r>
      </w:ins>
    </w:p>
    <w:p w14:paraId="183CF684" w14:textId="3911B262" w:rsidR="00055714" w:rsidRPr="00561818" w:rsidRDefault="00055714" w:rsidP="009870FF">
      <w:pPr>
        <w:rPr>
          <w:ins w:id="517" w:author="Owner" w:date="2020-08-31T20:00:00Z"/>
          <w:color w:val="538135" w:themeColor="accent6" w:themeShade="BF"/>
          <w:rPrChange w:id="518" w:author="Owner" w:date="2020-09-13T10:58:00Z">
            <w:rPr>
              <w:ins w:id="519" w:author="Owner" w:date="2020-08-31T20:00:00Z"/>
            </w:rPr>
          </w:rPrChange>
        </w:rPr>
      </w:pPr>
      <w:ins w:id="520" w:author="Owner" w:date="2020-09-13T10:45:00Z">
        <w:r w:rsidRPr="00561818">
          <w:rPr>
            <w:color w:val="538135" w:themeColor="accent6" w:themeShade="BF"/>
            <w:rPrChange w:id="521" w:author="Owner" w:date="2020-09-13T10:58:00Z">
              <w:rPr/>
            </w:rPrChange>
          </w:rPr>
          <w:lastRenderedPageBreak/>
          <w:t>Figure 1. An example datasheet for samples collected on May 26</w:t>
        </w:r>
      </w:ins>
      <w:ins w:id="522" w:author="Owner" w:date="2020-09-13T10:47:00Z">
        <w:r w:rsidRPr="00561818">
          <w:rPr>
            <w:color w:val="538135" w:themeColor="accent6" w:themeShade="BF"/>
            <w:rPrChange w:id="523" w:author="Owner" w:date="2020-09-13T10:58:00Z">
              <w:rPr/>
            </w:rPrChange>
          </w:rPr>
          <w:t>,</w:t>
        </w:r>
      </w:ins>
      <w:ins w:id="524" w:author="Owner" w:date="2020-09-13T10:45:00Z">
        <w:r w:rsidRPr="00561818">
          <w:rPr>
            <w:color w:val="538135" w:themeColor="accent6" w:themeShade="BF"/>
            <w:rPrChange w:id="525" w:author="Owner" w:date="2020-09-13T10:58:00Z">
              <w:rPr/>
            </w:rPrChange>
          </w:rPr>
          <w:t xml:space="preserve"> 2017 which were processed and </w:t>
        </w:r>
      </w:ins>
      <w:ins w:id="526" w:author="Owner" w:date="2020-09-13T10:46:00Z">
        <w:r w:rsidRPr="00561818">
          <w:rPr>
            <w:color w:val="538135" w:themeColor="accent6" w:themeShade="BF"/>
            <w:rPrChange w:id="527" w:author="Owner" w:date="2020-09-13T10:58:00Z">
              <w:rPr/>
            </w:rPrChange>
          </w:rPr>
          <w:t>analysed on May 28</w:t>
        </w:r>
      </w:ins>
      <w:ins w:id="528" w:author="Owner" w:date="2020-09-13T10:47:00Z">
        <w:r w:rsidRPr="00561818">
          <w:rPr>
            <w:color w:val="538135" w:themeColor="accent6" w:themeShade="BF"/>
            <w:rPrChange w:id="529" w:author="Owner" w:date="2020-09-13T10:58:00Z">
              <w:rPr/>
            </w:rPrChange>
          </w:rPr>
          <w:t>,</w:t>
        </w:r>
      </w:ins>
      <w:ins w:id="530" w:author="Owner" w:date="2020-09-13T10:46:00Z">
        <w:r w:rsidRPr="00561818">
          <w:rPr>
            <w:color w:val="538135" w:themeColor="accent6" w:themeShade="BF"/>
            <w:rPrChange w:id="531" w:author="Owner" w:date="2020-09-13T10:58:00Z">
              <w:rPr/>
            </w:rPrChange>
          </w:rPr>
          <w:t xml:space="preserve"> 2017 by my assistant, Camille—CVC—and me—SR</w:t>
        </w:r>
      </w:ins>
      <w:ins w:id="532" w:author="Owner" w:date="2020-09-13T10:47:00Z">
        <w:r w:rsidRPr="00561818">
          <w:rPr>
            <w:color w:val="538135" w:themeColor="accent6" w:themeShade="BF"/>
            <w:rPrChange w:id="533" w:author="Owner" w:date="2020-09-13T10:58:00Z">
              <w:rPr/>
            </w:rPrChange>
          </w:rPr>
          <w:t xml:space="preserve">. </w:t>
        </w:r>
      </w:ins>
    </w:p>
    <w:p w14:paraId="64C4F6DB" w14:textId="50592192" w:rsidR="00CD0307" w:rsidRPr="00561818" w:rsidRDefault="003C0AB6" w:rsidP="009870FF">
      <w:pPr>
        <w:rPr>
          <w:color w:val="538135" w:themeColor="accent6" w:themeShade="BF"/>
          <w:rPrChange w:id="534" w:author="Owner" w:date="2020-09-13T10:58:00Z">
            <w:rPr/>
          </w:rPrChange>
        </w:rPr>
      </w:pPr>
      <w:ins w:id="535" w:author="Owner" w:date="2020-08-31T20:00:00Z">
        <w:r w:rsidRPr="00561818">
          <w:rPr>
            <w:color w:val="538135" w:themeColor="accent6" w:themeShade="BF"/>
            <w:rPrChange w:id="536" w:author="Owner" w:date="2020-09-13T10:58:00Z">
              <w:rPr/>
            </w:rPrChange>
          </w:rPr>
          <w:t>After a couple of years</w:t>
        </w:r>
      </w:ins>
      <w:ins w:id="537" w:author="Owner" w:date="2020-09-04T15:22:00Z">
        <w:r w:rsidR="002C374E" w:rsidRPr="00561818">
          <w:rPr>
            <w:color w:val="538135" w:themeColor="accent6" w:themeShade="BF"/>
            <w:rPrChange w:id="538" w:author="Owner" w:date="2020-09-13T10:58:00Z">
              <w:rPr/>
            </w:rPrChange>
          </w:rPr>
          <w:t xml:space="preserve"> of doing this</w:t>
        </w:r>
      </w:ins>
      <w:ins w:id="539" w:author="Owner" w:date="2020-09-10T15:38:00Z">
        <w:r w:rsidR="005A3260" w:rsidRPr="00561818">
          <w:rPr>
            <w:color w:val="538135" w:themeColor="accent6" w:themeShade="BF"/>
            <w:rPrChange w:id="540" w:author="Owner" w:date="2020-09-13T10:58:00Z">
              <w:rPr/>
            </w:rPrChange>
          </w:rPr>
          <w:t>,</w:t>
        </w:r>
      </w:ins>
      <w:del w:id="541" w:author="Owner" w:date="2020-08-31T20:00:00Z">
        <w:r w:rsidR="00F53916" w:rsidRPr="00561818" w:rsidDel="003C0AB6">
          <w:rPr>
            <w:color w:val="538135" w:themeColor="accent6" w:themeShade="BF"/>
            <w:rPrChange w:id="542" w:author="Owner" w:date="2020-09-13T10:58:00Z">
              <w:rPr/>
            </w:rPrChange>
          </w:rPr>
          <w:delText xml:space="preserve">, </w:delText>
        </w:r>
      </w:del>
      <w:ins w:id="543" w:author="Owner" w:date="2020-08-31T20:00:00Z">
        <w:r w:rsidRPr="00561818">
          <w:rPr>
            <w:color w:val="538135" w:themeColor="accent6" w:themeShade="BF"/>
            <w:rPrChange w:id="544" w:author="Owner" w:date="2020-09-13T10:58:00Z">
              <w:rPr/>
            </w:rPrChange>
          </w:rPr>
          <w:t xml:space="preserve"> I finally had answers for my questions:</w:t>
        </w:r>
      </w:ins>
      <w:del w:id="545" w:author="Owner" w:date="2020-08-31T20:00:00Z">
        <w:r w:rsidR="00F53916" w:rsidRPr="00561818" w:rsidDel="003C0AB6">
          <w:rPr>
            <w:color w:val="538135" w:themeColor="accent6" w:themeShade="BF"/>
            <w:rPrChange w:id="546" w:author="Owner" w:date="2020-09-13T10:58:00Z">
              <w:rPr/>
            </w:rPrChange>
          </w:rPr>
          <w:delText xml:space="preserve">I did manage </w:delText>
        </w:r>
        <w:r w:rsidR="009870FF" w:rsidRPr="00561818" w:rsidDel="003C0AB6">
          <w:rPr>
            <w:color w:val="538135" w:themeColor="accent6" w:themeShade="BF"/>
            <w:rPrChange w:id="547" w:author="Owner" w:date="2020-09-13T10:58:00Z">
              <w:rPr/>
            </w:rPrChange>
          </w:rPr>
          <w:delText xml:space="preserve">to </w:delText>
        </w:r>
        <w:r w:rsidR="0076791F" w:rsidRPr="00561818" w:rsidDel="003C0AB6">
          <w:rPr>
            <w:color w:val="538135" w:themeColor="accent6" w:themeShade="BF"/>
            <w:rPrChange w:id="548" w:author="Owner" w:date="2020-09-13T10:58:00Z">
              <w:rPr/>
            </w:rPrChange>
          </w:rPr>
          <w:delText>answer</w:delText>
        </w:r>
        <w:r w:rsidR="00513913" w:rsidRPr="00561818" w:rsidDel="003C0AB6">
          <w:rPr>
            <w:color w:val="538135" w:themeColor="accent6" w:themeShade="BF"/>
            <w:rPrChange w:id="549" w:author="Owner" w:date="2020-09-13T10:58:00Z">
              <w:rPr/>
            </w:rPrChange>
          </w:rPr>
          <w:delText xml:space="preserve"> some of my question</w:delText>
        </w:r>
        <w:r w:rsidR="00F53916" w:rsidRPr="00561818" w:rsidDel="003C0AB6">
          <w:rPr>
            <w:color w:val="538135" w:themeColor="accent6" w:themeShade="BF"/>
            <w:rPrChange w:id="550" w:author="Owner" w:date="2020-09-13T10:58:00Z">
              <w:rPr/>
            </w:rPrChange>
          </w:rPr>
          <w:delText>s though</w:delText>
        </w:r>
        <w:r w:rsidR="000416D2" w:rsidRPr="00561818" w:rsidDel="003C0AB6">
          <w:rPr>
            <w:color w:val="538135" w:themeColor="accent6" w:themeShade="BF"/>
            <w:rPrChange w:id="551" w:author="Owner" w:date="2020-09-13T10:58:00Z">
              <w:rPr/>
            </w:rPrChange>
          </w:rPr>
          <w:delText>.</w:delText>
        </w:r>
      </w:del>
      <w:del w:id="552" w:author="Owner" w:date="2020-09-09T16:26:00Z">
        <w:r w:rsidR="000416D2" w:rsidRPr="00561818" w:rsidDel="007E3403">
          <w:rPr>
            <w:color w:val="538135" w:themeColor="accent6" w:themeShade="BF"/>
            <w:rPrChange w:id="553"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54" w:author="Owner" w:date="2020-09-13T10:58:00Z">
            <w:rPr/>
          </w:rPrChange>
        </w:rPr>
      </w:pPr>
      <w:r w:rsidRPr="00561818">
        <w:rPr>
          <w:color w:val="538135" w:themeColor="accent6" w:themeShade="BF"/>
          <w:rPrChange w:id="555" w:author="Owner" w:date="2020-09-13T10:58:00Z">
            <w:rPr/>
          </w:rPrChange>
        </w:rPr>
        <w:t>Does</w:t>
      </w:r>
      <w:del w:id="556" w:author="Owner" w:date="2020-09-10T15:38:00Z">
        <w:r w:rsidRPr="00561818" w:rsidDel="005A3260">
          <w:rPr>
            <w:color w:val="538135" w:themeColor="accent6" w:themeShade="BF"/>
            <w:rPrChange w:id="557" w:author="Owner" w:date="2020-09-13T10:58:00Z">
              <w:rPr/>
            </w:rPrChange>
          </w:rPr>
          <w:delText xml:space="preserve"> the</w:delText>
        </w:r>
      </w:del>
      <w:r w:rsidRPr="00561818">
        <w:rPr>
          <w:color w:val="538135" w:themeColor="accent6" w:themeShade="BF"/>
          <w:rPrChange w:id="558" w:author="Owner" w:date="2020-09-13T10:58:00Z">
            <w:rPr/>
          </w:rPrChange>
        </w:rPr>
        <w:t xml:space="preserve"> season affect the number of parasite eggs that an </w:t>
      </w:r>
      <w:del w:id="559" w:author="Owner" w:date="2020-09-10T15:38:00Z">
        <w:r w:rsidRPr="00561818" w:rsidDel="005A3260">
          <w:rPr>
            <w:color w:val="538135" w:themeColor="accent6" w:themeShade="BF"/>
            <w:rPrChange w:id="560" w:author="Owner" w:date="2020-09-13T10:58:00Z">
              <w:rPr/>
            </w:rPrChange>
          </w:rPr>
          <w:delText>individual shed</w:delText>
        </w:r>
      </w:del>
      <w:ins w:id="561" w:author="Owner" w:date="2020-09-10T15:38:00Z">
        <w:r w:rsidR="005A3260" w:rsidRPr="00561818">
          <w:rPr>
            <w:color w:val="538135" w:themeColor="accent6" w:themeShade="BF"/>
            <w:rPrChange w:id="562" w:author="Owner" w:date="2020-09-13T10:58:00Z">
              <w:rPr/>
            </w:rPrChange>
          </w:rPr>
          <w:t>individual shed</w:t>
        </w:r>
      </w:ins>
      <w:r w:rsidRPr="00561818">
        <w:rPr>
          <w:color w:val="538135" w:themeColor="accent6" w:themeShade="BF"/>
          <w:rPrChange w:id="563" w:author="Owner" w:date="2020-09-13T10:58:00Z">
            <w:rPr/>
          </w:rPrChange>
        </w:rPr>
        <w:t xml:space="preserve"> in their </w:t>
      </w:r>
      <w:del w:id="564" w:author="Owner" w:date="2020-09-10T15:38:00Z">
        <w:r w:rsidR="009870FF" w:rsidRPr="00561818" w:rsidDel="005A3260">
          <w:rPr>
            <w:color w:val="538135" w:themeColor="accent6" w:themeShade="BF"/>
            <w:rPrChange w:id="565" w:author="Owner" w:date="2020-09-13T10:58:00Z">
              <w:rPr/>
            </w:rPrChange>
          </w:rPr>
          <w:delText>poo</w:delText>
        </w:r>
      </w:del>
      <w:ins w:id="566" w:author="Owner" w:date="2020-09-10T15:38:00Z">
        <w:r w:rsidR="005A3260" w:rsidRPr="00561818">
          <w:rPr>
            <w:color w:val="538135" w:themeColor="accent6" w:themeShade="BF"/>
            <w:rPrChange w:id="567" w:author="Owner" w:date="2020-09-13T10:58:00Z">
              <w:rPr/>
            </w:rPrChange>
          </w:rPr>
          <w:t>feces</w:t>
        </w:r>
      </w:ins>
      <w:del w:id="568" w:author="Owner" w:date="2020-08-31T17:00:00Z">
        <w:r w:rsidR="009870FF" w:rsidRPr="00561818" w:rsidDel="00BD26C5">
          <w:rPr>
            <w:color w:val="538135" w:themeColor="accent6" w:themeShade="BF"/>
            <w:rPrChange w:id="569" w:author="Owner" w:date="2020-09-13T10:58:00Z">
              <w:rPr/>
            </w:rPrChange>
          </w:rPr>
          <w:delText>p</w:delText>
        </w:r>
      </w:del>
      <w:r w:rsidRPr="00561818">
        <w:rPr>
          <w:color w:val="538135" w:themeColor="accent6" w:themeShade="BF"/>
          <w:rPrChange w:id="570" w:author="Owner" w:date="2020-09-13T10:58:00Z">
            <w:rPr/>
          </w:rPrChange>
        </w:rPr>
        <w:t xml:space="preserve">? </w:t>
      </w:r>
      <w:r w:rsidR="0076791F" w:rsidRPr="00561818">
        <w:rPr>
          <w:color w:val="538135" w:themeColor="accent6" w:themeShade="BF"/>
          <w:rPrChange w:id="571"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72" w:author="Owner" w:date="2020-09-13T10:58:00Z">
            <w:rPr/>
          </w:rPrChange>
        </w:rPr>
      </w:pPr>
      <w:r w:rsidRPr="00561818">
        <w:rPr>
          <w:color w:val="538135" w:themeColor="accent6" w:themeShade="BF"/>
          <w:rPrChange w:id="573" w:author="Owner" w:date="2020-09-13T10:58:00Z">
            <w:rPr/>
          </w:rPrChange>
        </w:rPr>
        <w:t xml:space="preserve">Does the </w:t>
      </w:r>
      <w:del w:id="574" w:author="Owner" w:date="2020-08-31T17:02:00Z">
        <w:r w:rsidRPr="00561818" w:rsidDel="00AE7422">
          <w:rPr>
            <w:color w:val="538135" w:themeColor="accent6" w:themeShade="BF"/>
            <w:rPrChange w:id="575" w:author="Owner" w:date="2020-09-13T10:58:00Z">
              <w:rPr/>
            </w:rPrChange>
          </w:rPr>
          <w:delText xml:space="preserve">sex of the </w:delText>
        </w:r>
      </w:del>
      <w:del w:id="576" w:author="Owner" w:date="2020-09-10T15:38:00Z">
        <w:r w:rsidRPr="00561818" w:rsidDel="005A3260">
          <w:rPr>
            <w:color w:val="538135" w:themeColor="accent6" w:themeShade="BF"/>
            <w:rPrChange w:id="577" w:author="Owner" w:date="2020-09-13T10:58:00Z">
              <w:rPr/>
            </w:rPrChange>
          </w:rPr>
          <w:delText>host</w:delText>
        </w:r>
      </w:del>
      <w:ins w:id="578" w:author="Owner" w:date="2020-08-31T17:02:00Z">
        <w:r w:rsidR="00AE7422" w:rsidRPr="00561818">
          <w:rPr>
            <w:color w:val="538135" w:themeColor="accent6" w:themeShade="BF"/>
            <w:rPrChange w:id="579" w:author="Owner" w:date="2020-09-13T10:58:00Z">
              <w:rPr/>
            </w:rPrChange>
          </w:rPr>
          <w:t xml:space="preserve">sex of the </w:t>
        </w:r>
      </w:ins>
      <w:ins w:id="580" w:author="Owner" w:date="2020-08-31T17:01:00Z">
        <w:r w:rsidR="00AE7422" w:rsidRPr="00561818">
          <w:rPr>
            <w:color w:val="538135" w:themeColor="accent6" w:themeShade="BF"/>
            <w:rPrChange w:id="581" w:author="Owner" w:date="2020-09-13T10:58:00Z">
              <w:rPr/>
            </w:rPrChange>
          </w:rPr>
          <w:t>infected individual</w:t>
        </w:r>
      </w:ins>
      <w:r w:rsidRPr="00561818">
        <w:rPr>
          <w:color w:val="538135" w:themeColor="accent6" w:themeShade="BF"/>
          <w:rPrChange w:id="582" w:author="Owner" w:date="2020-09-13T10:58:00Z">
            <w:rPr/>
          </w:rPrChange>
        </w:rPr>
        <w:t xml:space="preserve"> affect the number of parasites eggs that an individual shed</w:t>
      </w:r>
      <w:r w:rsidR="009870FF" w:rsidRPr="00561818">
        <w:rPr>
          <w:color w:val="538135" w:themeColor="accent6" w:themeShade="BF"/>
          <w:rPrChange w:id="583" w:author="Owner" w:date="2020-09-13T10:58:00Z">
            <w:rPr/>
          </w:rPrChange>
        </w:rPr>
        <w:t xml:space="preserve"> </w:t>
      </w:r>
      <w:ins w:id="584" w:author="Owner" w:date="2020-09-10T15:38:00Z">
        <w:r w:rsidR="005A3260" w:rsidRPr="00561818">
          <w:rPr>
            <w:color w:val="538135" w:themeColor="accent6" w:themeShade="BF"/>
            <w:rPrChange w:id="585" w:author="Owner" w:date="2020-09-13T10:58:00Z">
              <w:rPr/>
            </w:rPrChange>
          </w:rPr>
          <w:t>in their fe</w:t>
        </w:r>
      </w:ins>
      <w:ins w:id="586" w:author="Owner" w:date="2020-09-10T15:39:00Z">
        <w:r w:rsidR="005A3260" w:rsidRPr="00561818">
          <w:rPr>
            <w:color w:val="538135" w:themeColor="accent6" w:themeShade="BF"/>
            <w:rPrChange w:id="587" w:author="Owner" w:date="2020-09-13T10:58:00Z">
              <w:rPr/>
            </w:rPrChange>
          </w:rPr>
          <w:t>ces</w:t>
        </w:r>
      </w:ins>
      <w:del w:id="588" w:author="Owner" w:date="2020-09-10T15:38:00Z">
        <w:r w:rsidR="009870FF" w:rsidRPr="00561818" w:rsidDel="005A3260">
          <w:rPr>
            <w:color w:val="538135" w:themeColor="accent6" w:themeShade="BF"/>
            <w:rPrChange w:id="589" w:author="Owner" w:date="2020-09-13T10:58:00Z">
              <w:rPr/>
            </w:rPrChange>
          </w:rPr>
          <w:delText>(in their poo</w:delText>
        </w:r>
      </w:del>
      <w:del w:id="590" w:author="Owner" w:date="2020-08-31T17:00:00Z">
        <w:r w:rsidR="009870FF" w:rsidRPr="00561818" w:rsidDel="00BD26C5">
          <w:rPr>
            <w:color w:val="538135" w:themeColor="accent6" w:themeShade="BF"/>
            <w:rPrChange w:id="591" w:author="Owner" w:date="2020-09-13T10:58:00Z">
              <w:rPr/>
            </w:rPrChange>
          </w:rPr>
          <w:delText>p</w:delText>
        </w:r>
      </w:del>
      <w:del w:id="592" w:author="Owner" w:date="2020-09-10T15:39:00Z">
        <w:r w:rsidR="009870FF" w:rsidRPr="00561818" w:rsidDel="005A3260">
          <w:rPr>
            <w:color w:val="538135" w:themeColor="accent6" w:themeShade="BF"/>
            <w:rPrChange w:id="593" w:author="Owner" w:date="2020-09-13T10:58:00Z">
              <w:rPr/>
            </w:rPrChange>
          </w:rPr>
          <w:delText>)</w:delText>
        </w:r>
      </w:del>
      <w:r w:rsidRPr="00561818">
        <w:rPr>
          <w:color w:val="538135" w:themeColor="accent6" w:themeShade="BF"/>
          <w:rPrChange w:id="594" w:author="Owner" w:date="2020-09-13T10:58:00Z">
            <w:rPr/>
          </w:rPrChange>
        </w:rPr>
        <w:t>?</w:t>
      </w:r>
      <w:r w:rsidR="0076791F" w:rsidRPr="00561818">
        <w:rPr>
          <w:color w:val="538135" w:themeColor="accent6" w:themeShade="BF"/>
          <w:rPrChange w:id="595" w:author="Owner" w:date="2020-09-13T10:58:00Z">
            <w:rPr/>
          </w:rPrChange>
        </w:rPr>
        <w:t xml:space="preserve"> (spoiler alert: Yes! And </w:t>
      </w:r>
      <w:r w:rsidR="00882F91" w:rsidRPr="00561818">
        <w:rPr>
          <w:color w:val="538135" w:themeColor="accent6" w:themeShade="BF"/>
          <w:rPrChange w:id="596" w:author="Owner" w:date="2020-09-13T10:58:00Z">
            <w:rPr/>
          </w:rPrChange>
        </w:rPr>
        <w:t>so,</w:t>
      </w:r>
      <w:r w:rsidR="0076791F" w:rsidRPr="00561818">
        <w:rPr>
          <w:color w:val="538135" w:themeColor="accent6" w:themeShade="BF"/>
          <w:rPrChange w:id="597" w:author="Owner" w:date="2020-09-13T10:58:00Z">
            <w:rPr/>
          </w:rPrChange>
        </w:rPr>
        <w:t xml:space="preserve"> does the season</w:t>
      </w:r>
      <w:r w:rsidR="00882F91" w:rsidRPr="00561818">
        <w:rPr>
          <w:color w:val="538135" w:themeColor="accent6" w:themeShade="BF"/>
          <w:rPrChange w:id="598" w:author="Owner" w:date="2020-09-13T10:58:00Z">
            <w:rPr/>
          </w:rPrChange>
        </w:rPr>
        <w:t>. The relationship between season and host-sex on parasite egg count is fascinating</w:t>
      </w:r>
      <w:ins w:id="599" w:author="Owner" w:date="2020-08-31T20:09:00Z">
        <w:r w:rsidR="007B0EA4" w:rsidRPr="00561818">
          <w:rPr>
            <w:color w:val="538135" w:themeColor="accent6" w:themeShade="BF"/>
            <w:rPrChange w:id="600" w:author="Owner" w:date="2020-09-13T10:58:00Z">
              <w:rPr/>
            </w:rPrChange>
          </w:rPr>
          <w:t>!</w:t>
        </w:r>
      </w:ins>
      <w:r w:rsidR="0076791F" w:rsidRPr="00561818">
        <w:rPr>
          <w:color w:val="538135" w:themeColor="accent6" w:themeShade="BF"/>
          <w:rPrChange w:id="601"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602" w:author="Owner" w:date="2020-09-13T10:58:00Z">
            <w:rPr/>
          </w:rPrChange>
        </w:rPr>
      </w:pPr>
      <w:r w:rsidRPr="00561818">
        <w:rPr>
          <w:color w:val="538135" w:themeColor="accent6" w:themeShade="BF"/>
          <w:rPrChange w:id="603" w:author="Owner" w:date="2020-09-13T10:58:00Z">
            <w:rPr/>
          </w:rPrChange>
        </w:rPr>
        <w:t>Does the parasite egg count affect</w:t>
      </w:r>
      <w:ins w:id="604" w:author="Owner" w:date="2020-09-10T15:39:00Z">
        <w:r w:rsidR="005A3260" w:rsidRPr="00561818">
          <w:rPr>
            <w:color w:val="538135" w:themeColor="accent6" w:themeShade="BF"/>
            <w:rPrChange w:id="605" w:author="Owner" w:date="2020-09-13T10:58:00Z">
              <w:rPr/>
            </w:rPrChange>
          </w:rPr>
          <w:t xml:space="preserve"> how much time an individual devoted to different activities?</w:t>
        </w:r>
      </w:ins>
      <w:del w:id="606" w:author="Owner" w:date="2020-09-10T15:39:00Z">
        <w:r w:rsidRPr="00561818" w:rsidDel="005A3260">
          <w:rPr>
            <w:color w:val="538135" w:themeColor="accent6" w:themeShade="BF"/>
            <w:rPrChange w:id="607" w:author="Owner" w:date="2020-09-13T10:58:00Z">
              <w:rPr/>
            </w:rPrChange>
          </w:rPr>
          <w:delText xml:space="preserve"> activity </w:delText>
        </w:r>
      </w:del>
      <w:del w:id="608" w:author="Owner" w:date="2020-09-09T16:27:00Z">
        <w:r w:rsidRPr="00561818" w:rsidDel="007E3403">
          <w:rPr>
            <w:color w:val="538135" w:themeColor="accent6" w:themeShade="BF"/>
            <w:rPrChange w:id="609" w:author="Owner" w:date="2020-09-13T10:58:00Z">
              <w:rPr/>
            </w:rPrChange>
          </w:rPr>
          <w:delText xml:space="preserve">level </w:delText>
        </w:r>
      </w:del>
      <w:del w:id="610" w:author="Owner" w:date="2020-09-10T15:39:00Z">
        <w:r w:rsidRPr="00561818" w:rsidDel="005A3260">
          <w:rPr>
            <w:color w:val="538135" w:themeColor="accent6" w:themeShade="BF"/>
            <w:rPrChange w:id="611" w:author="Owner" w:date="2020-09-13T10:58:00Z">
              <w:rPr/>
            </w:rPrChange>
          </w:rPr>
          <w:delText>of the host?</w:delText>
        </w:r>
      </w:del>
      <w:r w:rsidR="00FC3AD3" w:rsidRPr="00561818">
        <w:rPr>
          <w:color w:val="538135" w:themeColor="accent6" w:themeShade="BF"/>
          <w:rPrChange w:id="612" w:author="Owner" w:date="2020-09-13T10:58:00Z">
            <w:rPr/>
          </w:rPrChange>
        </w:rPr>
        <w:t xml:space="preserve"> (spoiler alert: Meh, not really)</w:t>
      </w:r>
      <w:r w:rsidRPr="00561818">
        <w:rPr>
          <w:color w:val="538135" w:themeColor="accent6" w:themeShade="BF"/>
          <w:rPrChange w:id="613" w:author="Owner" w:date="2020-09-13T10:58:00Z">
            <w:rPr/>
          </w:rPrChange>
        </w:rPr>
        <w:t xml:space="preserve"> </w:t>
      </w:r>
    </w:p>
    <w:p w14:paraId="05F5650C" w14:textId="14B7CB6E" w:rsidR="00DE4415" w:rsidRPr="00561818" w:rsidRDefault="003C0AB6" w:rsidP="0076791F">
      <w:pPr>
        <w:rPr>
          <w:ins w:id="614" w:author="Owner" w:date="2020-08-31T20:10:00Z"/>
          <w:color w:val="538135" w:themeColor="accent6" w:themeShade="BF"/>
          <w:rPrChange w:id="615" w:author="Owner" w:date="2020-09-13T10:58:00Z">
            <w:rPr>
              <w:ins w:id="616" w:author="Owner" w:date="2020-08-31T20:10:00Z"/>
            </w:rPr>
          </w:rPrChange>
        </w:rPr>
      </w:pPr>
      <w:ins w:id="617" w:author="Owner" w:date="2020-08-31T20:01:00Z">
        <w:r w:rsidRPr="00561818">
          <w:rPr>
            <w:color w:val="538135" w:themeColor="accent6" w:themeShade="BF"/>
            <w:rPrChange w:id="618" w:author="Owner" w:date="2020-09-13T10:58:00Z">
              <w:rPr/>
            </w:rPrChange>
          </w:rPr>
          <w:t xml:space="preserve">If you want to read </w:t>
        </w:r>
      </w:ins>
      <w:ins w:id="619" w:author="Owner" w:date="2020-08-31T20:02:00Z">
        <w:r w:rsidRPr="00561818">
          <w:rPr>
            <w:color w:val="538135" w:themeColor="accent6" w:themeShade="BF"/>
            <w:rPrChange w:id="620" w:author="Owner" w:date="2020-09-13T10:58:00Z">
              <w:rPr/>
            </w:rPrChange>
          </w:rPr>
          <w:t>my thesis (</w:t>
        </w:r>
      </w:ins>
      <w:ins w:id="621" w:author="Owner" w:date="2020-08-31T20:10:00Z">
        <w:r w:rsidR="007B0EA4" w:rsidRPr="00561818">
          <w:rPr>
            <w:color w:val="538135" w:themeColor="accent6" w:themeShade="BF"/>
            <w:rPrChange w:id="622" w:author="Owner" w:date="2020-09-13T10:58:00Z">
              <w:rPr/>
            </w:rPrChange>
          </w:rPr>
          <w:t>either the full or any part of</w:t>
        </w:r>
      </w:ins>
      <w:ins w:id="623" w:author="Owner" w:date="2020-08-31T20:02:00Z">
        <w:r w:rsidRPr="00561818">
          <w:rPr>
            <w:color w:val="538135" w:themeColor="accent6" w:themeShade="BF"/>
            <w:rPrChange w:id="624"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625"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626" w:author="Owner" w:date="2020-09-13T10:58:00Z">
              <w:rPr/>
            </w:rPrChange>
          </w:rPr>
          <w:t>), click “HERE”</w:t>
        </w:r>
      </w:ins>
      <w:ins w:id="627" w:author="Owner" w:date="2020-08-31T20:10:00Z">
        <w:r w:rsidR="007B0EA4" w:rsidRPr="00561818">
          <w:rPr>
            <w:color w:val="538135" w:themeColor="accent6" w:themeShade="BF"/>
            <w:rPrChange w:id="628" w:author="Owner" w:date="2020-09-13T10:58:00Z">
              <w:rPr/>
            </w:rPrChange>
          </w:rPr>
          <w:t>.</w:t>
        </w:r>
      </w:ins>
    </w:p>
    <w:bookmarkEnd w:id="232"/>
    <w:p w14:paraId="1C81E2F2" w14:textId="7E98F4F0" w:rsidR="007B0EA4" w:rsidDel="008E0DAA" w:rsidRDefault="008E0DAA" w:rsidP="0076791F">
      <w:pPr>
        <w:rPr>
          <w:del w:id="629" w:author="Owner" w:date="2020-08-31T20:10:00Z"/>
        </w:rPr>
      </w:pPr>
      <w:ins w:id="630" w:author="Owner" w:date="2020-09-10T16:14:00Z">
        <w:r>
          <w:t>3</w:t>
        </w:r>
        <w:r w:rsidRPr="008E0DAA">
          <w:rPr>
            <w:vertAlign w:val="superscript"/>
            <w:rPrChange w:id="631" w:author="Owner" w:date="2020-09-10T16:14:00Z">
              <w:rPr/>
            </w:rPrChange>
          </w:rPr>
          <w:t>rd</w:t>
        </w:r>
        <w:r>
          <w:t xml:space="preserve"> Post entry. </w:t>
        </w:r>
      </w:ins>
    </w:p>
    <w:p w14:paraId="4CF988CF" w14:textId="1C023D26" w:rsidR="008E0DAA" w:rsidRDefault="008E0DAA" w:rsidP="0076791F">
      <w:pPr>
        <w:rPr>
          <w:ins w:id="632" w:author="Owner" w:date="2020-09-10T16:14:00Z"/>
        </w:rPr>
      </w:pPr>
    </w:p>
    <w:p w14:paraId="6C762B38" w14:textId="77777777" w:rsidR="00906459" w:rsidRDefault="00906459" w:rsidP="00906459">
      <w:pPr>
        <w:rPr>
          <w:ins w:id="633" w:author="Owner" w:date="2020-09-10T18:15:00Z"/>
        </w:rPr>
      </w:pPr>
      <w:ins w:id="634" w:author="Owner" w:date="2020-09-10T18:15:00Z">
        <w:r>
          <w:t>TP</w:t>
        </w:r>
      </w:ins>
    </w:p>
    <w:p w14:paraId="685A1760" w14:textId="698925DE" w:rsidR="00906459" w:rsidRDefault="00906459" w:rsidP="0076791F">
      <w:pPr>
        <w:rPr>
          <w:ins w:id="635" w:author="Owner" w:date="2020-09-10T18:16:00Z"/>
        </w:rPr>
      </w:pPr>
      <w:ins w:id="636" w:author="Owner" w:date="2020-09-10T18:14:00Z">
        <w:r>
          <w:t>4</w:t>
        </w:r>
        <w:r w:rsidRPr="00906459">
          <w:rPr>
            <w:vertAlign w:val="superscript"/>
            <w:rPrChange w:id="637" w:author="Owner" w:date="2020-09-10T18:14:00Z">
              <w:rPr/>
            </w:rPrChange>
          </w:rPr>
          <w:t>th</w:t>
        </w:r>
        <w:r>
          <w:t xml:space="preserve"> Post entry. </w:t>
        </w:r>
      </w:ins>
    </w:p>
    <w:p w14:paraId="4D7EB4E0" w14:textId="23282887" w:rsidR="005B0559" w:rsidRPr="00FA0C7E" w:rsidRDefault="005B0559" w:rsidP="0076791F">
      <w:pPr>
        <w:rPr>
          <w:ins w:id="638" w:author="Owner" w:date="2020-09-10T18:17:00Z"/>
          <w:color w:val="538135" w:themeColor="accent6" w:themeShade="BF"/>
          <w:rPrChange w:id="639" w:author="Owner" w:date="2020-09-16T15:04:00Z">
            <w:rPr>
              <w:ins w:id="640" w:author="Owner" w:date="2020-09-10T18:17:00Z"/>
            </w:rPr>
          </w:rPrChange>
        </w:rPr>
      </w:pPr>
      <w:ins w:id="641" w:author="Owner" w:date="2020-09-10T18:16:00Z">
        <w:r w:rsidRPr="00FA0C7E">
          <w:rPr>
            <w:color w:val="538135" w:themeColor="accent6" w:themeShade="BF"/>
            <w:rPrChange w:id="642" w:author="Owner" w:date="2020-09-16T15:04:00Z">
              <w:rPr/>
            </w:rPrChange>
          </w:rPr>
          <w:t>SAGES</w:t>
        </w:r>
      </w:ins>
    </w:p>
    <w:p w14:paraId="56A7964A" w14:textId="210D11CB" w:rsidR="005B0559" w:rsidRDefault="005B0559" w:rsidP="0076791F">
      <w:pPr>
        <w:rPr>
          <w:ins w:id="643" w:author="Owner" w:date="2020-09-10T18:14:00Z"/>
        </w:rPr>
      </w:pPr>
      <w:ins w:id="644" w:author="Owner" w:date="2020-09-10T18:17:00Z">
        <w:r>
          <w:t>5</w:t>
        </w:r>
        <w:r w:rsidRPr="00DC63D7">
          <w:rPr>
            <w:vertAlign w:val="superscript"/>
          </w:rPr>
          <w:t>th</w:t>
        </w:r>
        <w:r>
          <w:t xml:space="preserve"> Post entry.</w:t>
        </w:r>
      </w:ins>
    </w:p>
    <w:p w14:paraId="5065FAB0" w14:textId="77777777" w:rsidR="00906459" w:rsidRDefault="00906459" w:rsidP="00906459">
      <w:pPr>
        <w:rPr>
          <w:ins w:id="645" w:author="Owner" w:date="2020-09-10T18:15:00Z"/>
        </w:rPr>
      </w:pPr>
      <w:ins w:id="646" w:author="Owner" w:date="2020-09-10T18:15:00Z">
        <w:r>
          <w:t>ECO and EVOL summary – Poulin 1996</w:t>
        </w:r>
      </w:ins>
    </w:p>
    <w:p w14:paraId="78DF4375" w14:textId="28AA3CFD" w:rsidR="00906459" w:rsidRDefault="005B0559" w:rsidP="0076791F">
      <w:pPr>
        <w:rPr>
          <w:ins w:id="647" w:author="Owner" w:date="2020-09-10T18:15:00Z"/>
        </w:rPr>
      </w:pPr>
      <w:ins w:id="648" w:author="Owner" w:date="2020-09-10T18:17:00Z">
        <w:r>
          <w:t>6</w:t>
        </w:r>
        <w:r w:rsidRPr="00CD73FB">
          <w:rPr>
            <w:vertAlign w:val="superscript"/>
          </w:rPr>
          <w:t>th</w:t>
        </w:r>
        <w:r>
          <w:t xml:space="preserve"> Post entry.</w:t>
        </w:r>
      </w:ins>
    </w:p>
    <w:p w14:paraId="0740F316" w14:textId="734F1E5B" w:rsidR="00906459" w:rsidRDefault="00906459" w:rsidP="00906459">
      <w:pPr>
        <w:rPr>
          <w:ins w:id="649" w:author="Owner" w:date="2020-09-10T18:15:00Z"/>
        </w:rPr>
      </w:pPr>
      <w:ins w:id="650" w:author="Owner" w:date="2020-09-10T18:15:00Z">
        <w:r>
          <w:t>H Ed – critical thinking</w:t>
        </w:r>
      </w:ins>
    </w:p>
    <w:p w14:paraId="5E9FE804" w14:textId="77777777" w:rsidR="005B0559" w:rsidRDefault="005B0559" w:rsidP="005B0559">
      <w:pPr>
        <w:rPr>
          <w:ins w:id="651" w:author="Owner" w:date="2020-09-10T18:17:00Z"/>
        </w:rPr>
      </w:pPr>
      <w:ins w:id="652" w:author="Owner" w:date="2020-09-10T18:17:00Z">
        <w:r>
          <w:t>7</w:t>
        </w:r>
        <w:r w:rsidRPr="00B17DD9">
          <w:rPr>
            <w:vertAlign w:val="superscript"/>
          </w:rPr>
          <w:t>th</w:t>
        </w:r>
        <w:r>
          <w:t xml:space="preserve"> Post entry.</w:t>
        </w:r>
      </w:ins>
    </w:p>
    <w:p w14:paraId="04AB0D8C" w14:textId="74DCDAD0" w:rsidR="00906459" w:rsidRDefault="00906459" w:rsidP="00906459">
      <w:pPr>
        <w:rPr>
          <w:ins w:id="653" w:author="Owner" w:date="2020-09-10T18:16:00Z"/>
        </w:rPr>
      </w:pPr>
      <w:ins w:id="654" w:author="Owner" w:date="2020-09-10T18:16:00Z">
        <w:r>
          <w:t>ECO and EVOL summary – Poulin 1996</w:t>
        </w:r>
      </w:ins>
    </w:p>
    <w:p w14:paraId="610170FC" w14:textId="2629710C" w:rsidR="005B0559" w:rsidRDefault="005B0559" w:rsidP="00906459">
      <w:pPr>
        <w:rPr>
          <w:ins w:id="655" w:author="Owner" w:date="2020-09-10T18:17:00Z"/>
        </w:rPr>
      </w:pPr>
      <w:ins w:id="656" w:author="Owner" w:date="2020-09-10T18:17:00Z">
        <w:r>
          <w:t>8</w:t>
        </w:r>
        <w:r w:rsidRPr="005B0559">
          <w:rPr>
            <w:vertAlign w:val="superscript"/>
            <w:rPrChange w:id="657" w:author="Owner" w:date="2020-09-10T18:17:00Z">
              <w:rPr/>
            </w:rPrChange>
          </w:rPr>
          <w:t>th</w:t>
        </w:r>
        <w:r>
          <w:t xml:space="preserve"> Post entry.</w:t>
        </w:r>
      </w:ins>
    </w:p>
    <w:p w14:paraId="1BEDB824" w14:textId="3794C2C9" w:rsidR="00906459" w:rsidRDefault="00906459" w:rsidP="00906459">
      <w:pPr>
        <w:rPr>
          <w:ins w:id="658" w:author="Owner" w:date="2020-09-10T18:16:00Z"/>
        </w:rPr>
      </w:pPr>
      <w:ins w:id="659" w:author="Owner" w:date="2020-09-10T18:16:00Z">
        <w:r>
          <w:t>H Ed – critical thinking</w:t>
        </w:r>
      </w:ins>
    </w:p>
    <w:p w14:paraId="5E72E0D8" w14:textId="25BF3D15" w:rsidR="004F7C47" w:rsidDel="007B0EA4" w:rsidRDefault="004F7C47" w:rsidP="0076791F">
      <w:pPr>
        <w:rPr>
          <w:del w:id="660" w:author="Owner" w:date="2020-08-31T20:10:00Z"/>
        </w:rPr>
      </w:pPr>
      <w:del w:id="661"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62" w:author="Owner" w:date="2020-08-31T20:10:00Z"/>
        </w:rPr>
      </w:pPr>
      <w:del w:id="663"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w:delText>
        </w:r>
        <w:r w:rsidR="007F309A" w:rsidDel="007B0EA4">
          <w:lastRenderedPageBreak/>
          <w:delText>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64" w:author="Owner" w:date="2020-08-31T20:10:00Z"/>
        </w:rPr>
      </w:pPr>
      <w:del w:id="665"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66" w:author="Owner" w:date="2020-08-31T20:10:00Z"/>
        </w:rPr>
      </w:pPr>
      <w:del w:id="667"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68"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1"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3">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69" w:author="Owner" w:date="2020-08-10T10:17:00Z"/>
        </w:rPr>
      </w:pPr>
      <w:ins w:id="670"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71" w:author="Owner" w:date="2020-08-10T10:18:00Z">
        <w:r>
          <w:t>chasing after</w:t>
        </w:r>
      </w:ins>
      <w:ins w:id="672" w:author="Owner" w:date="2020-08-10T10:17:00Z">
        <w:r>
          <w:t xml:space="preserve"> bighorn sheep) at the University of Calgary, I worked as a Teaching Assistant (TA). This ignited a second passion–teaching and learning. Now, I aim to merge the</w:t>
        </w:r>
      </w:ins>
      <w:ins w:id="673" w:author="Owner" w:date="2020-08-10T10:18:00Z">
        <w:r>
          <w:t>se</w:t>
        </w:r>
      </w:ins>
      <w:ins w:id="674"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75" w:author="Owner" w:date="2020-08-10T10:17:00Z"/>
        </w:rPr>
      </w:pPr>
      <w:ins w:id="676" w:author="Owner" w:date="2020-08-10T10:17:00Z">
        <w:r>
          <w:t>Working as a TA (and</w:t>
        </w:r>
      </w:ins>
      <w:ins w:id="677" w:author="Owner" w:date="2020-08-10T10:18:00Z">
        <w:r>
          <w:t>, currently,</w:t>
        </w:r>
      </w:ins>
      <w:ins w:id="678" w:author="Owner" w:date="2020-08-10T10:17:00Z">
        <w:r>
          <w:t xml:space="preserve"> as a Writing Tutor) I give students feedback on their assignments and writing. This feedback helps improve their critical thinking and </w:t>
        </w:r>
      </w:ins>
      <w:ins w:id="679" w:author="Owner" w:date="2020-08-10T10:23:00Z">
        <w:r w:rsidR="005530D0">
          <w:t>writing</w:t>
        </w:r>
      </w:ins>
      <w:ins w:id="680" w:author="Owner" w:date="2020-08-10T10:17:00Z">
        <w:r>
          <w:t>. I know that most students are keen to improve because I have worked with them. Each semester, I kept track of student grades</w:t>
        </w:r>
        <w:r w:rsidDel="006922BD">
          <w:t xml:space="preserve"> </w:t>
        </w:r>
        <w:r>
          <w:t>… an</w:t>
        </w:r>
      </w:ins>
      <w:ins w:id="681" w:author="Owner" w:date="2020-08-10T10:19:00Z">
        <w:r>
          <w:t>d</w:t>
        </w:r>
      </w:ins>
      <w:ins w:id="682" w:author="Owner" w:date="2020-08-10T10:20:00Z">
        <w:r>
          <w:t xml:space="preserve"> by the end of the semester,</w:t>
        </w:r>
      </w:ins>
      <w:ins w:id="683" w:author="Owner" w:date="2020-08-10T10:17:00Z">
        <w:r>
          <w:t xml:space="preserve"> student assignment</w:t>
        </w:r>
      </w:ins>
      <w:ins w:id="684" w:author="Owner" w:date="2020-08-10T10:24:00Z">
        <w:r w:rsidR="005530D0">
          <w:t xml:space="preserve"> quality</w:t>
        </w:r>
      </w:ins>
      <w:ins w:id="685" w:author="Owner" w:date="2020-08-10T10:17:00Z">
        <w:r>
          <w:t xml:space="preserve"> improved</w:t>
        </w:r>
      </w:ins>
      <w:ins w:id="686" w:author="Owner" w:date="2020-08-10T10:20:00Z">
        <w:r>
          <w:t>, on average,</w:t>
        </w:r>
      </w:ins>
      <w:ins w:id="687" w:author="Owner" w:date="2020-08-10T10:17:00Z">
        <w:r>
          <w:t xml:space="preserve"> by 15-25%! </w:t>
        </w:r>
      </w:ins>
      <w:ins w:id="688" w:author="Owner" w:date="2020-08-10T10:24:00Z">
        <w:r w:rsidR="005530D0">
          <w:t>The</w:t>
        </w:r>
      </w:ins>
      <w:ins w:id="689" w:author="Owner" w:date="2020-08-10T10:25:00Z">
        <w:r w:rsidR="005530D0">
          <w:t>ir assignments</w:t>
        </w:r>
      </w:ins>
      <w:ins w:id="690" w:author="Owner" w:date="2020-08-10T10:24:00Z">
        <w:r w:rsidR="005530D0">
          <w:t xml:space="preserve"> improved by, at least, </w:t>
        </w:r>
      </w:ins>
      <w:ins w:id="691" w:author="Owner" w:date="2020-08-10T10:17:00Z">
        <w:r>
          <w:t xml:space="preserve">an entire letter-grade! Just based on my feedback and their hard work! </w:t>
        </w:r>
      </w:ins>
    </w:p>
    <w:p w14:paraId="2A961298" w14:textId="4FD9FAE4" w:rsidR="00522D31" w:rsidRDefault="00522D31" w:rsidP="00522D31">
      <w:pPr>
        <w:rPr>
          <w:ins w:id="692" w:author="Owner" w:date="2020-08-10T10:17:00Z"/>
        </w:rPr>
      </w:pPr>
      <w:proofErr w:type="gramStart"/>
      <w:ins w:id="693" w:author="Owner" w:date="2020-08-10T10:17:00Z">
        <w:r>
          <w:t>This is why</w:t>
        </w:r>
        <w:proofErr w:type="gramEnd"/>
        <w:r>
          <w:t xml:space="preserve"> I enjoy teaching – it’s not just about me, it’s not just about you. It’s about the both of us, working collaboratively </w:t>
        </w:r>
      </w:ins>
      <w:ins w:id="694" w:author="Owner" w:date="2020-08-10T10:26:00Z">
        <w:r w:rsidR="005530D0">
          <w:t xml:space="preserve">for </w:t>
        </w:r>
      </w:ins>
      <w:ins w:id="695" w:author="Owner" w:date="2020-08-10T10:17:00Z">
        <w:r>
          <w:t xml:space="preserve">your success. </w:t>
        </w:r>
      </w:ins>
    </w:p>
    <w:p w14:paraId="6F064C9D" w14:textId="0FD18D57" w:rsidR="0000466C" w:rsidRDefault="00522D31" w:rsidP="00522D31">
      <w:ins w:id="696" w:author="Owner" w:date="2020-08-10T10:17:00Z">
        <w:r>
          <w:t xml:space="preserve">It’s the same reason, I enjoy reviewing and editing documents for </w:t>
        </w:r>
      </w:ins>
      <w:ins w:id="697" w:author="Owner" w:date="2020-08-10T10:21:00Z">
        <w:r>
          <w:t>others</w:t>
        </w:r>
      </w:ins>
      <w:ins w:id="698" w:author="Owner" w:date="2020-08-10T10:17:00Z">
        <w:r>
          <w:t xml:space="preserve"> </w:t>
        </w:r>
      </w:ins>
      <w:ins w:id="699" w:author="Owner" w:date="2020-08-10T10:21:00Z">
        <w:r>
          <w:t>(</w:t>
        </w:r>
      </w:ins>
      <w:ins w:id="700" w:author="Owner" w:date="2020-08-10T10:17:00Z">
        <w:r>
          <w:t>peers and colleagues</w:t>
        </w:r>
      </w:ins>
      <w:ins w:id="701" w:author="Owner" w:date="2020-08-10T10:21:00Z">
        <w:r>
          <w:t>)</w:t>
        </w:r>
      </w:ins>
      <w:ins w:id="702" w:author="Owner" w:date="2020-08-10T10:17:00Z">
        <w:r>
          <w:t xml:space="preserve">. I enjoy working behind the scenes to help other people succeed. This means my success </w:t>
        </w:r>
      </w:ins>
      <w:ins w:id="703" w:author="Owner" w:date="2020-08-10T10:26:00Z">
        <w:r w:rsidR="005530D0">
          <w:t>depends</w:t>
        </w:r>
      </w:ins>
      <w:ins w:id="704"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705" w:author="Owner" w:date="2020-08-31T20:11:00Z">
        <w:r w:rsidDel="007B0EA4">
          <w:delText>Aim</w:delText>
        </w:r>
      </w:del>
      <w:ins w:id="706" w:author="Owner" w:date="2020-08-31T20:11:00Z">
        <w:r w:rsidR="007B0EA4">
          <w:t xml:space="preserve">1st post: background and aim: </w:t>
        </w:r>
      </w:ins>
      <w:ins w:id="707" w:author="Owner" w:date="2020-09-04T15:28:00Z">
        <w:r w:rsidR="004A3E4D">
          <w:t>Tags: Personal ruminations; Ecology and Evolution; Higher Education</w:t>
        </w:r>
      </w:ins>
    </w:p>
    <w:p w14:paraId="243545F2" w14:textId="77EA7308" w:rsidR="005B4DC0" w:rsidRDefault="005B4DC0" w:rsidP="00522D31">
      <w:del w:id="708" w:author="Owner" w:date="2020-08-31T20:12:00Z">
        <w:r w:rsidDel="007B0EA4">
          <w:delText>Hi, w</w:delText>
        </w:r>
      </w:del>
      <w:ins w:id="709" w:author="Owner" w:date="2020-08-31T20:12:00Z">
        <w:r w:rsidR="007B0EA4">
          <w:t>W</w:t>
        </w:r>
      </w:ins>
      <w:r>
        <w:t>elcome</w:t>
      </w:r>
      <w:r w:rsidR="00653E12">
        <w:t>!</w:t>
      </w:r>
      <w:r w:rsidR="00C440C6">
        <w:t xml:space="preserve"> This post </w:t>
      </w:r>
      <w:del w:id="710" w:author="Owner" w:date="2020-08-31T20:23:00Z">
        <w:r w:rsidR="00653E12" w:rsidDel="00FE0690">
          <w:delText xml:space="preserve">elaborates on my motivations and </w:delText>
        </w:r>
      </w:del>
      <w:r w:rsidR="00C440C6">
        <w:t>provides</w:t>
      </w:r>
      <w:ins w:id="711" w:author="Owner" w:date="2020-08-31T20:12:00Z">
        <w:r w:rsidR="007B0EA4">
          <w:t xml:space="preserve"> some</w:t>
        </w:r>
      </w:ins>
      <w:r w:rsidR="00C440C6">
        <w:t xml:space="preserve"> background information</w:t>
      </w:r>
      <w:del w:id="712" w:author="Owner" w:date="2020-08-31T20:12:00Z">
        <w:r w:rsidR="00C440C6" w:rsidDel="007B0EA4">
          <w:delText xml:space="preserve"> </w:delText>
        </w:r>
      </w:del>
      <w:ins w:id="713" w:author="Owner" w:date="2020-08-31T20:23:00Z">
        <w:r w:rsidR="00FE0690">
          <w:t xml:space="preserve"> and elaborates on my motivations</w:t>
        </w:r>
        <w:r w:rsidR="00FE0690" w:rsidDel="007B0EA4">
          <w:t xml:space="preserve"> </w:t>
        </w:r>
      </w:ins>
      <w:del w:id="714" w:author="Owner" w:date="2020-08-31T20:12:00Z">
        <w:r w:rsidR="00C440C6" w:rsidDel="007B0EA4">
          <w:delText>about each of the three sections</w:delText>
        </w:r>
      </w:del>
      <w:r w:rsidR="00C440C6">
        <w:t xml:space="preserve">. As you could see </w:t>
      </w:r>
      <w:del w:id="715" w:author="Owner" w:date="2020-08-31T20:12:00Z">
        <w:r w:rsidR="00C440C6" w:rsidDel="007B0EA4">
          <w:delText>i</w:delText>
        </w:r>
      </w:del>
      <w:ins w:id="716" w:author="Owner" w:date="2020-08-31T20:12:00Z">
        <w:r w:rsidR="007B0EA4">
          <w:t>under</w:t>
        </w:r>
      </w:ins>
      <w:del w:id="717" w:author="Owner" w:date="2020-08-31T20:12:00Z">
        <w:r w:rsidR="00C440C6" w:rsidDel="007B0EA4">
          <w:delText>n</w:delText>
        </w:r>
      </w:del>
      <w:r w:rsidR="00C440C6">
        <w:t xml:space="preserve"> the ‘</w:t>
      </w:r>
      <w:r>
        <w:t>musings</w:t>
      </w:r>
      <w:r w:rsidR="00C440C6">
        <w:t>’</w:t>
      </w:r>
      <w:r>
        <w:t xml:space="preserve"> </w:t>
      </w:r>
      <w:del w:id="718" w:author="Owner" w:date="2020-08-31T20:12:00Z">
        <w:r w:rsidR="00C440C6" w:rsidDel="007B0EA4">
          <w:delText xml:space="preserve">title </w:delText>
        </w:r>
      </w:del>
      <w:r w:rsidR="00C440C6">
        <w:t xml:space="preserve">header on the main page, this </w:t>
      </w:r>
      <w:del w:id="719" w:author="Owner" w:date="2020-08-31T20:13:00Z">
        <w:r w:rsidR="00C440C6" w:rsidDel="007B0EA4">
          <w:delText xml:space="preserve">section </w:delText>
        </w:r>
      </w:del>
      <w:ins w:id="720" w:author="Owner" w:date="2020-08-31T20:13:00Z">
        <w:r w:rsidR="007B0EA4">
          <w:t xml:space="preserve">blog </w:t>
        </w:r>
      </w:ins>
      <w:r>
        <w:t>is divided</w:t>
      </w:r>
      <w:ins w:id="721"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722" w:author="Owner" w:date="2020-09-03T15:42:00Z">
        <w:r w:rsidR="0058659B" w:rsidDel="0021555F">
          <w:delText>article</w:delText>
        </w:r>
      </w:del>
      <w:ins w:id="723"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724"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725" w:author="Owner" w:date="2020-08-31T20:13:00Z">
        <w:r w:rsidDel="007B0EA4">
          <w:delText xml:space="preserve">Furthermore, </w:delText>
        </w:r>
      </w:del>
      <w:ins w:id="726" w:author="Owner" w:date="2020-08-31T20:14:00Z">
        <w:r w:rsidR="007B0EA4">
          <w:t>In</w:t>
        </w:r>
      </w:ins>
      <w:ins w:id="727" w:author="Owner" w:date="2020-08-31T20:13:00Z">
        <w:r w:rsidR="007B0EA4">
          <w:t xml:space="preserve"> gradu</w:t>
        </w:r>
      </w:ins>
      <w:ins w:id="728" w:author="Owner" w:date="2020-08-31T20:14:00Z">
        <w:r w:rsidR="007B0EA4">
          <w:t>a</w:t>
        </w:r>
      </w:ins>
      <w:ins w:id="729" w:author="Owner" w:date="2020-08-31T20:13:00Z">
        <w:r w:rsidR="007B0EA4">
          <w:t>te s</w:t>
        </w:r>
      </w:ins>
      <w:ins w:id="730"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731" w:author="Owner" w:date="2020-09-03T15:43:00Z">
        <w:r w:rsidR="0021555F">
          <w:t xml:space="preserve"> living</w:t>
        </w:r>
      </w:ins>
      <w:r w:rsidR="00EF1C89">
        <w:t xml:space="preserve"> in</w:t>
      </w:r>
      <w:r w:rsidR="00143AF4">
        <w:t xml:space="preserve"> Nepal, </w:t>
      </w:r>
      <w:r w:rsidR="00EF1C89">
        <w:t xml:space="preserve">Thailand, </w:t>
      </w:r>
      <w:del w:id="732" w:author="Owner" w:date="2020-09-03T15:42:00Z">
        <w:r w:rsidR="00EF1C89" w:rsidDel="0021555F">
          <w:delText xml:space="preserve">Switzerland, </w:delText>
        </w:r>
      </w:del>
      <w:r w:rsidR="00EF1C89">
        <w:t>Canada</w:t>
      </w:r>
      <w:del w:id="733" w:author="Owner" w:date="2020-08-31T20:14:00Z">
        <w:r w:rsidR="00EF1C89" w:rsidDel="00F04B38">
          <w:delText>, then,</w:delText>
        </w:r>
      </w:del>
      <w:ins w:id="734" w:author="Owner" w:date="2020-08-31T20:14:00Z">
        <w:r w:rsidR="00F04B38">
          <w:t xml:space="preserve"> or any of the other countries that I’ve lived in or visited, then, those</w:t>
        </w:r>
      </w:ins>
      <w:del w:id="735"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736" w:author="Owner" w:date="2020-08-31T20:16:00Z"/>
        </w:rPr>
      </w:pPr>
      <w:del w:id="737"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738" w:author="Owner" w:date="2020-08-31T20:17:00Z">
        <w:r w:rsidDel="00F04B38">
          <w:delText xml:space="preserve">For both, ecology and evolution, and higher education, </w:delText>
        </w:r>
      </w:del>
      <w:ins w:id="739" w:author="Owner" w:date="2020-09-03T15:43:00Z">
        <w:r w:rsidR="0021555F">
          <w:t xml:space="preserve">For the ‘ecology and evolution’ and ‘higher education’ </w:t>
        </w:r>
      </w:ins>
      <w:ins w:id="740" w:author="Owner" w:date="2020-09-03T15:44:00Z">
        <w:r w:rsidR="00496B14">
          <w:t xml:space="preserve">categories, </w:t>
        </w:r>
      </w:ins>
      <w:r w:rsidR="00FC49F3">
        <w:t xml:space="preserve">I will </w:t>
      </w:r>
      <w:r>
        <w:t>summarise a</w:t>
      </w:r>
      <w:del w:id="741" w:author="Owner" w:date="2020-09-03T15:44:00Z">
        <w:r w:rsidDel="00496B14">
          <w:delText>n</w:delText>
        </w:r>
      </w:del>
      <w:r>
        <w:t xml:space="preserve"> </w:t>
      </w:r>
      <w:ins w:id="742" w:author="Owner" w:date="2020-09-03T15:44:00Z">
        <w:r w:rsidR="00496B14">
          <w:t xml:space="preserve">journal </w:t>
        </w:r>
      </w:ins>
      <w:r>
        <w:t xml:space="preserve">article and reflect on </w:t>
      </w:r>
      <w:r w:rsidR="00FC49F3">
        <w:t>it</w:t>
      </w:r>
      <w:r>
        <w:t xml:space="preserve">. </w:t>
      </w:r>
      <w:del w:id="743" w:author="Owner" w:date="2020-08-31T20:17:00Z">
        <w:r w:rsidR="00FC49F3" w:rsidDel="00F04B38">
          <w:delText xml:space="preserve">My </w:delText>
        </w:r>
        <w:r w:rsidDel="00F04B38">
          <w:delText xml:space="preserve">aim is to be scientific and academic. As a result, </w:delText>
        </w:r>
      </w:del>
      <w:r>
        <w:t>I will</w:t>
      </w:r>
      <w:ins w:id="744" w:author="Owner" w:date="2020-08-31T20:17:00Z">
        <w:r w:rsidR="00F04B38">
          <w:t xml:space="preserve"> be</w:t>
        </w:r>
      </w:ins>
      <w:r>
        <w:t xml:space="preserve"> us</w:t>
      </w:r>
      <w:del w:id="745" w:author="Owner" w:date="2020-08-31T20:18:00Z">
        <w:r w:rsidDel="00F04B38">
          <w:delText>e</w:delText>
        </w:r>
      </w:del>
      <w:ins w:id="746" w:author="Owner" w:date="2020-08-31T20:18:00Z">
        <w:r w:rsidR="00F04B38">
          <w:t>ing</w:t>
        </w:r>
      </w:ins>
      <w:r>
        <w:t xml:space="preserve"> a formal and professional tone in these articles. </w:t>
      </w:r>
      <w:del w:id="747" w:author="Owner" w:date="2020-08-31T20:18:00Z">
        <w:r w:rsidR="00726CA7" w:rsidDel="00F04B38">
          <w:delText>However, be warned that m</w:delText>
        </w:r>
      </w:del>
      <w:del w:id="748" w:author="Owner" w:date="2020-09-03T15:44:00Z">
        <w:r w:rsidR="00726CA7" w:rsidDel="00496B14">
          <w:delText xml:space="preserve">y area of interest, </w:delText>
        </w:r>
      </w:del>
      <w:del w:id="749" w:author="Owner" w:date="2020-08-31T20:18:00Z">
        <w:r w:rsidR="00726CA7" w:rsidDel="00F04B38">
          <w:delText xml:space="preserve">specifically </w:delText>
        </w:r>
      </w:del>
      <w:del w:id="750" w:author="Owner" w:date="2020-09-03T15:44:00Z">
        <w:r w:rsidR="00726CA7" w:rsidDel="00496B14">
          <w:delText xml:space="preserve">within ‘ecology and evolution’ is animal behavior, so most articles will probably be about that, rather than, </w:delText>
        </w:r>
      </w:del>
      <w:del w:id="751" w:author="Owner" w:date="2020-08-31T20:18:00Z">
        <w:r w:rsidR="00726CA7" w:rsidDel="00F04B38">
          <w:delText xml:space="preserve">a </w:delText>
        </w:r>
      </w:del>
      <w:del w:id="752"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53" w:author="Owner" w:date="2020-08-31T20:18:00Z">
        <w:r w:rsidR="00726CA7" w:rsidDel="00F04B38">
          <w:delText xml:space="preserve"> </w:delText>
        </w:r>
      </w:del>
      <w:del w:id="754" w:author="Owner" w:date="2020-08-31T20:20:00Z">
        <w:r w:rsidR="00726CA7" w:rsidDel="00FE0690">
          <w:delText xml:space="preserve"> </w:delText>
        </w:r>
      </w:del>
    </w:p>
    <w:p w14:paraId="153D7A42" w14:textId="30661D88" w:rsidR="005B4DC0" w:rsidRDefault="00D2540F" w:rsidP="00522D31">
      <w:del w:id="755" w:author="Owner" w:date="2020-08-31T20:20:00Z">
        <w:r w:rsidDel="00FE0690">
          <w:lastRenderedPageBreak/>
          <w:delText>For a</w:delText>
        </w:r>
      </w:del>
      <w:ins w:id="756" w:author="Owner" w:date="2020-09-03T15:44:00Z">
        <w:r w:rsidR="00496B14">
          <w:t>Posts</w:t>
        </w:r>
      </w:ins>
      <w:del w:id="757" w:author="Owner" w:date="2020-09-03T15:44:00Z">
        <w:r w:rsidDel="00496B14">
          <w:delText>rticles</w:delText>
        </w:r>
      </w:del>
      <w:r>
        <w:t xml:space="preserve"> under ‘personal ruminations’</w:t>
      </w:r>
      <w:ins w:id="758" w:author="Owner" w:date="2020-08-31T20:20:00Z">
        <w:r w:rsidR="00FE0690">
          <w:t xml:space="preserve"> will be reflections</w:t>
        </w:r>
      </w:ins>
      <w:ins w:id="759" w:author="Owner" w:date="2020-08-31T20:21:00Z">
        <w:r w:rsidR="00FE0690">
          <w:t xml:space="preserve"> on my experiences</w:t>
        </w:r>
      </w:ins>
      <w:del w:id="760"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61" w:author="Owner" w:date="2020-08-31T20:21:00Z">
        <w:r w:rsidR="00FE0690">
          <w:t xml:space="preserve"> is the</w:t>
        </w:r>
      </w:ins>
      <w:del w:id="762"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63" w:author="Owner" w:date="2020-08-31T20:22:00Z">
        <w:r w:rsidR="00726CA7" w:rsidDel="00FE0690">
          <w:delText>, but it might even be cathartic</w:delText>
        </w:r>
      </w:del>
      <w:r w:rsidR="00726CA7">
        <w:t xml:space="preserve">. </w:t>
      </w:r>
      <w:ins w:id="764" w:author="Owner" w:date="2020-08-31T20:22:00Z">
        <w:r w:rsidR="00FE0690">
          <w:t xml:space="preserve">But, as with life, </w:t>
        </w:r>
      </w:ins>
      <w:del w:id="765" w:author="Owner" w:date="2020-08-31T20:22:00Z">
        <w:r w:rsidR="00726CA7" w:rsidDel="00FE0690">
          <w:delText>W</w:delText>
        </w:r>
      </w:del>
      <w:ins w:id="766" w:author="Owner" w:date="2020-08-31T20:22:00Z">
        <w:r w:rsidR="00FE0690">
          <w:t>w</w:t>
        </w:r>
      </w:ins>
      <w:r w:rsidR="00726CA7">
        <w:t>e’ll see</w:t>
      </w:r>
      <w:ins w:id="767" w:author="Owner" w:date="2020-08-31T20:22:00Z">
        <w:r w:rsidR="00FE0690">
          <w:t xml:space="preserve"> what happens</w:t>
        </w:r>
      </w:ins>
      <w:r w:rsidR="00726CA7">
        <w:t>.</w:t>
      </w:r>
      <w:del w:id="768"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769" w:author="Owner" w:date="2020-08-31T20:23:00Z">
        <w:r w:rsidR="00FE0690">
          <w:t xml:space="preserve">main </w:t>
        </w:r>
      </w:ins>
      <w:r>
        <w:t xml:space="preserve">motivation for starting this </w:t>
      </w:r>
      <w:del w:id="770" w:author="Owner" w:date="2020-08-31T20:23:00Z">
        <w:r w:rsidDel="00FE0690">
          <w:delText xml:space="preserve">website </w:delText>
        </w:r>
      </w:del>
      <w:ins w:id="771" w:author="Owner" w:date="2020-08-31T20:23:00Z">
        <w:r w:rsidR="00FE0690">
          <w:t xml:space="preserve">blog </w:t>
        </w:r>
      </w:ins>
      <w:r>
        <w:t>is to have</w:t>
      </w:r>
      <w:ins w:id="772" w:author="Owner" w:date="2020-09-03T15:46:00Z">
        <w:r w:rsidR="00496B14">
          <w:t xml:space="preserve"> the</w:t>
        </w:r>
      </w:ins>
      <w:r>
        <w:t xml:space="preserve"> </w:t>
      </w:r>
      <w:ins w:id="773" w:author="Owner" w:date="2020-09-02T16:50:00Z">
        <w:r w:rsidR="001847CB">
          <w:t xml:space="preserve">ideas in </w:t>
        </w:r>
      </w:ins>
      <w:r>
        <w:t xml:space="preserve">articles </w:t>
      </w:r>
      <w:ins w:id="774" w:author="Owner" w:date="2020-08-31T20:24:00Z">
        <w:r w:rsidR="00F857A6">
          <w:t xml:space="preserve">be </w:t>
        </w:r>
      </w:ins>
      <w:del w:id="775" w:author="Owner" w:date="2020-08-31T20:24:00Z">
        <w:r w:rsidDel="00F857A6">
          <w:delText xml:space="preserve">related to the two fields be </w:delText>
        </w:r>
      </w:del>
      <w:r>
        <w:t>widely available, rather than being limited to academics</w:t>
      </w:r>
      <w:ins w:id="776" w:author="Owner" w:date="2020-09-02T16:50:00Z">
        <w:r w:rsidR="001847CB">
          <w:t xml:space="preserve"> and researchers</w:t>
        </w:r>
      </w:ins>
      <w:r>
        <w:t>. Until I formally studied the theory of evolution, I had no interest in biology. Studying about</w:t>
      </w:r>
      <w:ins w:id="777" w:author="Owner" w:date="2020-09-03T15:46:00Z">
        <w:r w:rsidR="00496B14">
          <w:t xml:space="preserve"> the</w:t>
        </w:r>
      </w:ins>
      <w:r>
        <w:t xml:space="preserve"> digestive system, memorizing human anatomy and learning about reproduction</w:t>
      </w:r>
      <w:del w:id="778" w:author="Owner" w:date="2020-09-03T15:46:00Z">
        <w:r w:rsidDel="00496B14">
          <w:delText>…</w:delText>
        </w:r>
      </w:del>
      <w:ins w:id="779" w:author="Owner" w:date="2020-09-02T16:51:00Z">
        <w:r w:rsidR="001847CB">
          <w:t xml:space="preserve"> never held </w:t>
        </w:r>
      </w:ins>
      <w:ins w:id="780" w:author="Owner" w:date="2020-09-03T15:46:00Z">
        <w:r w:rsidR="00496B14">
          <w:t>any</w:t>
        </w:r>
      </w:ins>
      <w:ins w:id="781" w:author="Owner" w:date="2020-09-02T16:51:00Z">
        <w:r w:rsidR="001847CB">
          <w:t xml:space="preserve"> appeal for me. I want </w:t>
        </w:r>
      </w:ins>
      <w:ins w:id="782" w:author="Owner" w:date="2020-09-03T15:47:00Z">
        <w:r w:rsidR="00496B14">
          <w:t>to share my interest so people have a better</w:t>
        </w:r>
      </w:ins>
      <w:ins w:id="783" w:author="Owner" w:date="2020-09-03T15:48:00Z">
        <w:r w:rsidR="00496B14">
          <w:t xml:space="preserve"> understanding of how</w:t>
        </w:r>
      </w:ins>
      <w:ins w:id="784" w:author="Owner" w:date="2020-09-03T16:14:00Z">
        <w:r w:rsidR="006E08A6">
          <w:t xml:space="preserve"> interesting </w:t>
        </w:r>
      </w:ins>
      <w:ins w:id="785" w:author="Owner" w:date="2020-09-03T15:48:00Z">
        <w:r w:rsidR="00496B14">
          <w:t xml:space="preserve">these fields (Eco and </w:t>
        </w:r>
        <w:proofErr w:type="spellStart"/>
        <w:r w:rsidR="00496B14">
          <w:t>Evol</w:t>
        </w:r>
        <w:proofErr w:type="spellEnd"/>
        <w:r w:rsidR="00496B14">
          <w:t>, and Higher Ed) can be</w:t>
        </w:r>
      </w:ins>
      <w:del w:id="786" w:author="Owner" w:date="2020-08-31T20:24:00Z">
        <w:r w:rsidDel="00F857A6">
          <w:delText xml:space="preserve"> ew</w:delText>
        </w:r>
      </w:del>
      <w:del w:id="787" w:author="Owner" w:date="2020-09-02T16:51:00Z">
        <w:r w:rsidDel="001847CB">
          <w:delText xml:space="preserve">. </w:delText>
        </w:r>
      </w:del>
    </w:p>
    <w:p w14:paraId="19E64836" w14:textId="6DD0DE4D" w:rsidR="006E08A6" w:rsidRDefault="00E91319" w:rsidP="00522D31">
      <w:pPr>
        <w:rPr>
          <w:ins w:id="788" w:author="Owner" w:date="2020-09-03T16:14:00Z"/>
        </w:rPr>
      </w:pPr>
      <w:moveToRangeStart w:id="789" w:author="Owner" w:date="2020-09-03T15:59:00Z" w:name="move50041182"/>
      <w:moveTo w:id="790" w:author="Owner" w:date="2020-09-03T15:59:00Z">
        <w:r>
          <w:t xml:space="preserve">Like I recently (last week) told my boyfriend, there is </w:t>
        </w:r>
        <w:del w:id="791" w:author="Owner" w:date="2020-09-03T16:16:00Z">
          <w:r w:rsidDel="006E08A6">
            <w:delText>virtually</w:delText>
          </w:r>
        </w:del>
      </w:moveTo>
      <w:ins w:id="792" w:author="Owner" w:date="2020-09-03T16:16:00Z">
        <w:r w:rsidR="006E08A6">
          <w:t>very little that’s</w:t>
        </w:r>
      </w:ins>
      <w:moveTo w:id="793" w:author="Owner" w:date="2020-09-03T15:59:00Z">
        <w:del w:id="794" w:author="Owner" w:date="2020-09-03T16:16:00Z">
          <w:r w:rsidDel="006E08A6">
            <w:delText xml:space="preserve"> nothing</w:delText>
          </w:r>
        </w:del>
        <w:r>
          <w:t xml:space="preserve"> better than going hiking, selecting a random spot, and just observing the area come alive once you’ve </w:t>
        </w:r>
        <w:del w:id="795" w:author="Owner" w:date="2020-09-03T15:59:00Z">
          <w:r w:rsidDel="00E91319">
            <w:delText>been accepted</w:delText>
          </w:r>
        </w:del>
      </w:moveTo>
      <w:ins w:id="796" w:author="Owner" w:date="2020-09-03T15:59:00Z">
        <w:r>
          <w:t>settled</w:t>
        </w:r>
      </w:ins>
      <w:moveTo w:id="797" w:author="Owner" w:date="2020-09-03T15:59:00Z">
        <w:r>
          <w:t>.</w:t>
        </w:r>
      </w:moveTo>
      <w:moveToRangeEnd w:id="789"/>
      <w:ins w:id="798" w:author="Owner" w:date="2020-09-03T15:55:00Z">
        <w:r w:rsidR="00485943">
          <w:t xml:space="preserve"> </w:t>
        </w:r>
      </w:ins>
    </w:p>
    <w:p w14:paraId="4F6D9C9C" w14:textId="326CFD70" w:rsidR="00496B14" w:rsidRDefault="00E91319" w:rsidP="00522D31">
      <w:pPr>
        <w:rPr>
          <w:ins w:id="799" w:author="Owner" w:date="2020-09-03T15:49:00Z"/>
        </w:rPr>
      </w:pPr>
      <w:ins w:id="800" w:author="Owner" w:date="2020-09-03T16:02:00Z">
        <w:r>
          <w:t>I didn’t enjoy taking biology c</w:t>
        </w:r>
      </w:ins>
      <w:ins w:id="801" w:author="Owner" w:date="2020-09-03T16:03:00Z">
        <w:r>
          <w:t>ourses until sophomore year at university and I want to share it with people</w:t>
        </w:r>
      </w:ins>
      <w:ins w:id="802" w:author="Owner" w:date="2020-09-03T16:14:00Z">
        <w:r w:rsidR="006E08A6">
          <w:t>.</w:t>
        </w:r>
      </w:ins>
      <w:ins w:id="803"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804" w:author="Owner" w:date="2020-09-03T15:59:00Z" w:name="move50041182"/>
      <w:moveFrom w:id="805"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804"/>
    </w:p>
    <w:p w14:paraId="2F1D22D0" w14:textId="77777777" w:rsidR="00907F93" w:rsidRDefault="00907F93" w:rsidP="00522D31"/>
    <w:p w14:paraId="2935C5AD" w14:textId="2BBC16F7" w:rsidR="00F857A6" w:rsidDel="00907F93" w:rsidRDefault="00F857A6" w:rsidP="00522D31">
      <w:pPr>
        <w:rPr>
          <w:del w:id="806" w:author="Owner" w:date="2020-09-02T16:56:00Z"/>
        </w:rPr>
      </w:pPr>
      <w:del w:id="807"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808" w:author="Owner" w:date="2020-09-02T16:56:00Z"/>
        </w:rPr>
      </w:pPr>
      <w:del w:id="809"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810" w:author="Owner" w:date="2020-09-02T16:56:00Z"/>
        </w:rPr>
      </w:pPr>
      <w:del w:id="811"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812" w:author="Owner" w:date="2020-08-31T20:32:00Z"/>
        </w:rPr>
      </w:pPr>
      <w:del w:id="813" w:author="Owner" w:date="2020-08-31T20:28:00Z">
        <w:r w:rsidDel="00F857A6">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814" w:author="Owner" w:date="2020-08-31T20:32:00Z"/>
        </w:rPr>
      </w:pPr>
      <w:del w:id="815" w:author="Owner" w:date="2020-08-31T20:32:00Z">
        <w:r w:rsidDel="00F37C4E">
          <w:lastRenderedPageBreak/>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816" w:author="Owner" w:date="2020-08-31T20:32:00Z"/>
        </w:rPr>
      </w:pPr>
      <w:del w:id="817"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818" w:author="Owner" w:date="2020-09-13T10:58:00Z"/>
        </w:rPr>
      </w:pPr>
      <w:ins w:id="819" w:author="Owner" w:date="2020-09-04T15:28:00Z">
        <w:r>
          <w:t>Tags</w:t>
        </w:r>
      </w:ins>
      <w:ins w:id="820" w:author="Owner" w:date="2020-09-04T15:29:00Z">
        <w:r>
          <w:t xml:space="preserve">: Higher Education; Adult Education; Personal ruminations; </w:t>
        </w:r>
      </w:ins>
      <w:r w:rsidR="009C325E">
        <w:t>Teaching philosophy</w:t>
      </w:r>
    </w:p>
    <w:p w14:paraId="113FF0B4" w14:textId="6D97A13E" w:rsidR="00561818" w:rsidRDefault="00561818">
      <w:pPr>
        <w:rPr>
          <w:ins w:id="821" w:author="Owner" w:date="2020-09-13T10:58:00Z"/>
          <w:highlight w:val="yellow"/>
        </w:rPr>
        <w:pPrChange w:id="822" w:author="Owner" w:date="2020-09-13T10:58:00Z">
          <w:pPr>
            <w:pStyle w:val="NormalWeb"/>
          </w:pPr>
        </w:pPrChange>
      </w:pPr>
    </w:p>
    <w:p w14:paraId="6DB438C3" w14:textId="5A8D2F61" w:rsidR="00561818" w:rsidRDefault="00561818" w:rsidP="008530A6">
      <w:pPr>
        <w:pStyle w:val="NormalWeb"/>
        <w:rPr>
          <w:ins w:id="823" w:author="Owner" w:date="2020-09-13T11:05:00Z"/>
          <w:color w:val="000000"/>
          <w:sz w:val="27"/>
          <w:szCs w:val="27"/>
        </w:rPr>
      </w:pPr>
      <w:ins w:id="824" w:author="Owner" w:date="2020-09-13T10:59:00Z">
        <w:r>
          <w:rPr>
            <w:color w:val="000000"/>
            <w:sz w:val="27"/>
            <w:szCs w:val="27"/>
          </w:rPr>
          <w:t>Why do ants always find their way into our ho</w:t>
        </w:r>
      </w:ins>
      <w:ins w:id="825" w:author="Owner" w:date="2020-09-13T11:00:00Z">
        <w:r>
          <w:rPr>
            <w:color w:val="000000"/>
            <w:sz w:val="27"/>
            <w:szCs w:val="27"/>
          </w:rPr>
          <w:t xml:space="preserve">mes </w:t>
        </w:r>
      </w:ins>
      <w:ins w:id="826" w:author="Owner" w:date="2020-09-13T10:59:00Z">
        <w:r>
          <w:rPr>
            <w:color w:val="000000"/>
            <w:sz w:val="27"/>
            <w:szCs w:val="27"/>
          </w:rPr>
          <w:t>and especi</w:t>
        </w:r>
      </w:ins>
      <w:ins w:id="827" w:author="Owner" w:date="2020-09-13T11:00:00Z">
        <w:r>
          <w:rPr>
            <w:color w:val="000000"/>
            <w:sz w:val="27"/>
            <w:szCs w:val="27"/>
          </w:rPr>
          <w:t>ally into my stack of chocolate?</w:t>
        </w:r>
        <w:r w:rsidRPr="00561818">
          <w:rPr>
            <w:color w:val="000000"/>
            <w:sz w:val="27"/>
            <w:szCs w:val="27"/>
          </w:rPr>
          <w:t xml:space="preserve"> </w:t>
        </w:r>
        <w:r>
          <w:rPr>
            <w:color w:val="000000"/>
            <w:sz w:val="27"/>
            <w:szCs w:val="27"/>
          </w:rPr>
          <w:t>Why do tigers have large claws and teeth that maul deer?</w:t>
        </w:r>
      </w:ins>
      <w:ins w:id="828" w:author="Owner" w:date="2020-09-13T11:03:00Z">
        <w:r w:rsidR="00D82EFC">
          <w:rPr>
            <w:color w:val="000000"/>
            <w:sz w:val="27"/>
            <w:szCs w:val="27"/>
          </w:rPr>
          <w:t xml:space="preserve"> </w:t>
        </w:r>
      </w:ins>
      <w:ins w:id="829" w:author="Owner" w:date="2020-09-13T11:04:00Z">
        <w:r w:rsidR="00D82EFC">
          <w:rPr>
            <w:color w:val="000000"/>
            <w:sz w:val="27"/>
            <w:szCs w:val="27"/>
          </w:rPr>
          <w:t>Why do people seem to hoard more things than they can use? Q</w:t>
        </w:r>
      </w:ins>
      <w:ins w:id="830" w:author="Owner" w:date="2020-09-13T11:03:00Z">
        <w:r w:rsidR="00D82EFC">
          <w:rPr>
            <w:color w:val="000000"/>
            <w:sz w:val="27"/>
            <w:szCs w:val="27"/>
          </w:rPr>
          <w:t xml:space="preserve">uestions </w:t>
        </w:r>
      </w:ins>
      <w:ins w:id="831" w:author="Owner" w:date="2020-09-13T11:04:00Z">
        <w:r w:rsidR="00D82EFC">
          <w:rPr>
            <w:color w:val="000000"/>
            <w:sz w:val="27"/>
            <w:szCs w:val="27"/>
          </w:rPr>
          <w:t xml:space="preserve">like these </w:t>
        </w:r>
      </w:ins>
      <w:ins w:id="832" w:author="Owner" w:date="2020-09-13T11:03:00Z">
        <w:r w:rsidR="00D82EFC">
          <w:rPr>
            <w:color w:val="000000"/>
            <w:sz w:val="27"/>
            <w:szCs w:val="27"/>
          </w:rPr>
          <w:t xml:space="preserve">haunted me as I </w:t>
        </w:r>
      </w:ins>
      <w:ins w:id="833" w:author="Owner" w:date="2020-09-13T11:04:00Z">
        <w:r w:rsidR="00D82EFC">
          <w:rPr>
            <w:color w:val="000000"/>
            <w:sz w:val="27"/>
            <w:szCs w:val="27"/>
          </w:rPr>
          <w:t>was growing up</w:t>
        </w:r>
      </w:ins>
      <w:ins w:id="834" w:author="Owner" w:date="2020-09-13T11:03:00Z">
        <w:r w:rsidR="00D82EFC">
          <w:rPr>
            <w:color w:val="000000"/>
            <w:sz w:val="27"/>
            <w:szCs w:val="27"/>
          </w:rPr>
          <w:t xml:space="preserve">. I wanted to understand animal </w:t>
        </w:r>
      </w:ins>
      <w:ins w:id="835" w:author="Owner" w:date="2020-09-13T11:04:00Z">
        <w:r w:rsidR="00D82EFC">
          <w:rPr>
            <w:color w:val="000000"/>
            <w:sz w:val="27"/>
            <w:szCs w:val="27"/>
          </w:rPr>
          <w:t xml:space="preserve">and human </w:t>
        </w:r>
      </w:ins>
      <w:ins w:id="836" w:author="Owner" w:date="2020-09-13T11:03:00Z">
        <w:r w:rsidR="00D82EFC">
          <w:rPr>
            <w:color w:val="000000"/>
            <w:sz w:val="27"/>
            <w:szCs w:val="27"/>
          </w:rPr>
          <w:t xml:space="preserve">behavior. </w:t>
        </w:r>
      </w:ins>
    </w:p>
    <w:p w14:paraId="755F794C" w14:textId="2283CF2F" w:rsidR="00D82EFC" w:rsidRDefault="00D82EFC" w:rsidP="008530A6">
      <w:pPr>
        <w:pStyle w:val="NormalWeb"/>
        <w:rPr>
          <w:ins w:id="837" w:author="Owner" w:date="2020-09-13T10:59:00Z"/>
          <w:color w:val="000000"/>
          <w:sz w:val="27"/>
          <w:szCs w:val="27"/>
        </w:rPr>
      </w:pPr>
      <w:ins w:id="838" w:author="Owner" w:date="2020-09-13T11:05:00Z">
        <w:r>
          <w:rPr>
            <w:color w:val="000000"/>
            <w:sz w:val="27"/>
            <w:szCs w:val="27"/>
          </w:rPr>
          <w:t xml:space="preserve">Learning about the theory of evolution and survival of the fittest helped put everything into perspective. </w:t>
        </w:r>
      </w:ins>
      <w:ins w:id="839" w:author="Owner" w:date="2020-09-13T11:06:00Z">
        <w:r w:rsidRPr="00322E26">
          <w:rPr>
            <w:color w:val="000000"/>
            <w:sz w:val="27"/>
            <w:szCs w:val="27"/>
            <w:highlight w:val="yellow"/>
          </w:rPr>
          <w:t>Ants went from being annoying creatures that got into everything in our house to fascinating creatures with incredible social structures and behaviors; tigers went from vicious killers to magnificent creatures struggling to survive</w:t>
        </w:r>
        <w:r>
          <w:rPr>
            <w:color w:val="000000"/>
            <w:sz w:val="27"/>
            <w:szCs w:val="27"/>
          </w:rPr>
          <w:t xml:space="preserve">; people went from being greedy hoarders to </w:t>
        </w:r>
      </w:ins>
      <w:ins w:id="840" w:author="Owner" w:date="2020-09-13T11:07:00Z">
        <w:r>
          <w:rPr>
            <w:color w:val="000000"/>
            <w:sz w:val="27"/>
            <w:szCs w:val="27"/>
          </w:rPr>
          <w:t xml:space="preserve">slaves of evolution. </w:t>
        </w:r>
      </w:ins>
      <w:ins w:id="841" w:author="Owner" w:date="2020-09-13T11:08:00Z">
        <w:r w:rsidR="00156CB8" w:rsidRPr="00322E26">
          <w:rPr>
            <w:color w:val="000000"/>
            <w:sz w:val="27"/>
            <w:szCs w:val="27"/>
            <w:highlight w:val="yellow"/>
          </w:rPr>
          <w:t xml:space="preserve">This new appreciation for the subject and outlook on life helped me realise how much I wanted to </w:t>
        </w:r>
        <w:r w:rsidR="00156CB8">
          <w:rPr>
            <w:color w:val="000000"/>
            <w:sz w:val="27"/>
            <w:szCs w:val="27"/>
            <w:highlight w:val="yellow"/>
          </w:rPr>
          <w:t>teach</w:t>
        </w:r>
      </w:ins>
      <w:ins w:id="842" w:author="Owner" w:date="2020-09-13T11:09:00Z">
        <w:r w:rsidR="00156CB8">
          <w:rPr>
            <w:color w:val="000000"/>
            <w:sz w:val="27"/>
            <w:szCs w:val="27"/>
            <w:highlight w:val="yellow"/>
          </w:rPr>
          <w:t xml:space="preserve"> this subject </w:t>
        </w:r>
        <w:proofErr w:type="gramStart"/>
        <w:r w:rsidR="00156CB8">
          <w:rPr>
            <w:color w:val="000000"/>
            <w:sz w:val="27"/>
            <w:szCs w:val="27"/>
            <w:highlight w:val="yellow"/>
          </w:rPr>
          <w:t xml:space="preserve">and </w:t>
        </w:r>
      </w:ins>
      <w:ins w:id="843" w:author="Owner" w:date="2020-09-13T11:08:00Z">
        <w:r w:rsidR="00156CB8" w:rsidRPr="00322E26">
          <w:rPr>
            <w:color w:val="000000"/>
            <w:sz w:val="27"/>
            <w:szCs w:val="27"/>
            <w:highlight w:val="yellow"/>
          </w:rPr>
          <w:t>.</w:t>
        </w:r>
        <w:proofErr w:type="gramEnd"/>
        <w:r w:rsidR="00156CB8" w:rsidRPr="00322E26">
          <w:rPr>
            <w:color w:val="000000"/>
            <w:sz w:val="27"/>
            <w:szCs w:val="27"/>
            <w:highlight w:val="yellow"/>
          </w:rPr>
          <w:t xml:space="preserve">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7DC75E6" w14:textId="18CF8F2C" w:rsidR="005B0559" w:rsidRPr="00561818" w:rsidRDefault="00164093" w:rsidP="008530A6">
      <w:pPr>
        <w:pStyle w:val="NormalWeb"/>
        <w:rPr>
          <w:ins w:id="844" w:author="Owner" w:date="2020-09-10T18:20:00Z"/>
          <w:color w:val="000000"/>
          <w:sz w:val="27"/>
          <w:szCs w:val="27"/>
          <w:rPrChange w:id="845" w:author="Owner" w:date="2020-09-13T10:59:00Z">
            <w:rPr>
              <w:ins w:id="846" w:author="Owner" w:date="2020-09-10T18:20:00Z"/>
              <w:color w:val="000000"/>
              <w:sz w:val="27"/>
              <w:szCs w:val="27"/>
              <w:highlight w:val="yellow"/>
            </w:rPr>
          </w:rPrChange>
        </w:rPr>
      </w:pPr>
      <w:ins w:id="847" w:author="Owner" w:date="2020-09-10T18:21:00Z">
        <w:r w:rsidRPr="00561818">
          <w:rPr>
            <w:color w:val="000000"/>
            <w:sz w:val="27"/>
            <w:szCs w:val="27"/>
            <w:rPrChange w:id="848" w:author="Owner" w:date="2020-09-13T10:59:00Z">
              <w:rPr>
                <w:color w:val="000000"/>
                <w:sz w:val="27"/>
                <w:szCs w:val="27"/>
                <w:highlight w:val="yellow"/>
              </w:rPr>
            </w:rPrChange>
          </w:rPr>
          <w:lastRenderedPageBreak/>
          <w:t xml:space="preserve">Why do…. Tigers, why do ants…? </w:t>
        </w:r>
      </w:ins>
    </w:p>
    <w:p w14:paraId="3E807275" w14:textId="1EE2A4E4" w:rsidR="008530A6" w:rsidRPr="00A811C8" w:rsidRDefault="008530A6" w:rsidP="008530A6">
      <w:pPr>
        <w:pStyle w:val="NormalWeb"/>
        <w:rPr>
          <w:color w:val="000000"/>
          <w:sz w:val="27"/>
          <w:szCs w:val="27"/>
          <w:highlight w:val="yellow"/>
          <w:rPrChange w:id="849" w:author="Owner" w:date="2020-09-03T12:52:00Z">
            <w:rPr>
              <w:color w:val="000000"/>
              <w:sz w:val="27"/>
              <w:szCs w:val="27"/>
            </w:rPr>
          </w:rPrChange>
        </w:rPr>
      </w:pPr>
      <w:r w:rsidRPr="00A811C8">
        <w:rPr>
          <w:color w:val="000000"/>
          <w:sz w:val="27"/>
          <w:szCs w:val="27"/>
          <w:highlight w:val="yellow"/>
          <w:rPrChange w:id="850" w:author="Owner" w:date="2020-09-03T12:52:00Z">
            <w:rPr>
              <w:color w:val="000000"/>
              <w:sz w:val="27"/>
              <w:szCs w:val="27"/>
            </w:rPr>
          </w:rPrChange>
        </w:rPr>
        <w:t>Learning about the theory of evolution was like finally getting a drink of cool, refreshing water after hiking for six hours under the unrelenting sun</w:t>
      </w:r>
      <w:ins w:id="851" w:author="Owner" w:date="2020-09-03T11:26:00Z">
        <w:r w:rsidR="004E2CCA" w:rsidRPr="00A811C8">
          <w:rPr>
            <w:color w:val="000000"/>
            <w:sz w:val="27"/>
            <w:szCs w:val="27"/>
            <w:highlight w:val="yellow"/>
            <w:rPrChange w:id="852" w:author="Owner" w:date="2020-09-03T12:52:00Z">
              <w:rPr>
                <w:color w:val="000000"/>
                <w:sz w:val="27"/>
                <w:szCs w:val="27"/>
              </w:rPr>
            </w:rPrChange>
          </w:rPr>
          <w:t xml:space="preserve">—finally, </w:t>
        </w:r>
      </w:ins>
      <w:del w:id="853" w:author="Owner" w:date="2020-09-03T11:25:00Z">
        <w:r w:rsidRPr="00A811C8" w:rsidDel="004E2CCA">
          <w:rPr>
            <w:color w:val="000000"/>
            <w:sz w:val="27"/>
            <w:szCs w:val="27"/>
            <w:highlight w:val="yellow"/>
            <w:rPrChange w:id="854" w:author="Owner" w:date="2020-09-03T12:52:00Z">
              <w:rPr>
                <w:color w:val="000000"/>
                <w:sz w:val="27"/>
                <w:szCs w:val="27"/>
              </w:rPr>
            </w:rPrChange>
          </w:rPr>
          <w:delText xml:space="preserve"> – </w:delText>
        </w:r>
      </w:del>
      <w:r w:rsidRPr="00A811C8">
        <w:rPr>
          <w:color w:val="000000"/>
          <w:sz w:val="27"/>
          <w:szCs w:val="27"/>
          <w:highlight w:val="yellow"/>
          <w:rPrChange w:id="855" w:author="Owner" w:date="2020-09-03T12:52:00Z">
            <w:rPr>
              <w:color w:val="000000"/>
              <w:sz w:val="27"/>
              <w:szCs w:val="27"/>
            </w:rPr>
          </w:rPrChange>
        </w:rPr>
        <w:t xml:space="preserve">the world </w:t>
      </w:r>
      <w:del w:id="856" w:author="Owner" w:date="2020-09-03T11:26:00Z">
        <w:r w:rsidRPr="00A811C8" w:rsidDel="004E2CCA">
          <w:rPr>
            <w:color w:val="000000"/>
            <w:sz w:val="27"/>
            <w:szCs w:val="27"/>
            <w:highlight w:val="yellow"/>
            <w:rPrChange w:id="857" w:author="Owner" w:date="2020-09-03T12:52:00Z">
              <w:rPr>
                <w:color w:val="000000"/>
                <w:sz w:val="27"/>
                <w:szCs w:val="27"/>
              </w:rPr>
            </w:rPrChange>
          </w:rPr>
          <w:delText xml:space="preserve">finally </w:delText>
        </w:r>
      </w:del>
      <w:r w:rsidRPr="00A811C8">
        <w:rPr>
          <w:color w:val="000000"/>
          <w:sz w:val="27"/>
          <w:szCs w:val="27"/>
          <w:highlight w:val="yellow"/>
          <w:rPrChange w:id="858" w:author="Owner" w:date="2020-09-03T12:52:00Z">
            <w:rPr>
              <w:color w:val="000000"/>
              <w:sz w:val="27"/>
              <w:szCs w:val="27"/>
            </w:rPr>
          </w:rPrChange>
        </w:rPr>
        <w:t xml:space="preserve">made sense! I had been </w:t>
      </w:r>
      <w:r w:rsidR="003C0E97" w:rsidRPr="00A811C8">
        <w:rPr>
          <w:color w:val="000000"/>
          <w:sz w:val="27"/>
          <w:szCs w:val="27"/>
          <w:highlight w:val="yellow"/>
          <w:rPrChange w:id="859" w:author="Owner" w:date="2020-09-03T12:52:00Z">
            <w:rPr>
              <w:color w:val="000000"/>
              <w:sz w:val="27"/>
              <w:szCs w:val="27"/>
            </w:rPr>
          </w:rPrChange>
        </w:rPr>
        <w:t xml:space="preserve">struggling </w:t>
      </w:r>
      <w:r w:rsidRPr="00A811C8">
        <w:rPr>
          <w:color w:val="000000"/>
          <w:sz w:val="27"/>
          <w:szCs w:val="27"/>
          <w:highlight w:val="yellow"/>
          <w:rPrChange w:id="860" w:author="Owner" w:date="2020-09-03T12:52:00Z">
            <w:rPr>
              <w:color w:val="000000"/>
              <w:sz w:val="27"/>
              <w:szCs w:val="27"/>
            </w:rPr>
          </w:rPrChange>
        </w:rPr>
        <w:t xml:space="preserve">to understand </w:t>
      </w:r>
      <w:ins w:id="861" w:author="Owner" w:date="2020-09-03T11:26:00Z">
        <w:r w:rsidR="004E2CCA" w:rsidRPr="00A811C8">
          <w:rPr>
            <w:color w:val="000000"/>
            <w:sz w:val="27"/>
            <w:szCs w:val="27"/>
            <w:highlight w:val="yellow"/>
            <w:rPrChange w:id="862" w:author="Owner" w:date="2020-09-03T12:52:00Z">
              <w:rPr>
                <w:color w:val="000000"/>
                <w:sz w:val="27"/>
                <w:szCs w:val="27"/>
              </w:rPr>
            </w:rPrChange>
          </w:rPr>
          <w:t xml:space="preserve">human and animal </w:t>
        </w:r>
      </w:ins>
      <w:ins w:id="863" w:author="Owner" w:date="2020-09-03T11:27:00Z">
        <w:r w:rsidR="004E2CCA" w:rsidRPr="00A811C8">
          <w:rPr>
            <w:color w:val="000000"/>
            <w:sz w:val="27"/>
            <w:szCs w:val="27"/>
            <w:highlight w:val="yellow"/>
            <w:rPrChange w:id="864" w:author="Owner" w:date="2020-09-03T12:52:00Z">
              <w:rPr>
                <w:color w:val="000000"/>
                <w:sz w:val="27"/>
                <w:szCs w:val="27"/>
              </w:rPr>
            </w:rPrChange>
          </w:rPr>
          <w:t xml:space="preserve">motivations and </w:t>
        </w:r>
      </w:ins>
      <w:ins w:id="865" w:author="Owner" w:date="2020-09-03T11:26:00Z">
        <w:r w:rsidR="004E2CCA" w:rsidRPr="00A811C8">
          <w:rPr>
            <w:color w:val="000000"/>
            <w:sz w:val="27"/>
            <w:szCs w:val="27"/>
            <w:highlight w:val="yellow"/>
            <w:rPrChange w:id="866" w:author="Owner" w:date="2020-09-03T12:52:00Z">
              <w:rPr>
                <w:color w:val="000000"/>
                <w:sz w:val="27"/>
                <w:szCs w:val="27"/>
              </w:rPr>
            </w:rPrChange>
          </w:rPr>
          <w:t>behavior</w:t>
        </w:r>
      </w:ins>
      <w:ins w:id="867" w:author="Owner" w:date="2020-09-03T11:27:00Z">
        <w:r w:rsidR="004E2CCA" w:rsidRPr="00A811C8">
          <w:rPr>
            <w:color w:val="000000"/>
            <w:sz w:val="27"/>
            <w:szCs w:val="27"/>
            <w:highlight w:val="yellow"/>
            <w:rPrChange w:id="868" w:author="Owner" w:date="2020-09-03T12:52:00Z">
              <w:rPr>
                <w:color w:val="000000"/>
                <w:sz w:val="27"/>
                <w:szCs w:val="27"/>
              </w:rPr>
            </w:rPrChange>
          </w:rPr>
          <w:t>s</w:t>
        </w:r>
      </w:ins>
      <w:del w:id="869" w:author="Owner" w:date="2020-09-03T11:27:00Z">
        <w:r w:rsidRPr="00A811C8" w:rsidDel="004E2CCA">
          <w:rPr>
            <w:color w:val="000000"/>
            <w:sz w:val="27"/>
            <w:szCs w:val="27"/>
            <w:highlight w:val="yellow"/>
            <w:rPrChange w:id="870" w:author="Owner" w:date="2020-09-03T12:52:00Z">
              <w:rPr>
                <w:color w:val="000000"/>
                <w:sz w:val="27"/>
                <w:szCs w:val="27"/>
              </w:rPr>
            </w:rPrChange>
          </w:rPr>
          <w:delText>how and why people think the way that they do, how and why other species behave the way that they do</w:delText>
        </w:r>
      </w:del>
      <w:r w:rsidRPr="00A811C8">
        <w:rPr>
          <w:color w:val="000000"/>
          <w:sz w:val="27"/>
          <w:szCs w:val="27"/>
          <w:highlight w:val="yellow"/>
          <w:rPrChange w:id="871" w:author="Owner" w:date="2020-09-03T12:52:00Z">
            <w:rPr>
              <w:color w:val="000000"/>
              <w:sz w:val="27"/>
              <w:szCs w:val="27"/>
            </w:rPr>
          </w:rPrChange>
        </w:rPr>
        <w:t>. Learning that it was about</w:t>
      </w:r>
      <w:r w:rsidR="003C0E97" w:rsidRPr="00A811C8">
        <w:rPr>
          <w:color w:val="000000"/>
          <w:sz w:val="27"/>
          <w:szCs w:val="27"/>
          <w:highlight w:val="yellow"/>
          <w:rPrChange w:id="872" w:author="Owner" w:date="2020-09-03T12:52:00Z">
            <w:rPr>
              <w:color w:val="000000"/>
              <w:sz w:val="27"/>
              <w:szCs w:val="27"/>
            </w:rPr>
          </w:rPrChange>
        </w:rPr>
        <w:t xml:space="preserve"> the</w:t>
      </w:r>
      <w:r w:rsidRPr="00A811C8">
        <w:rPr>
          <w:color w:val="000000"/>
          <w:sz w:val="27"/>
          <w:szCs w:val="27"/>
          <w:highlight w:val="yellow"/>
          <w:rPrChange w:id="873" w:author="Owner" w:date="2020-09-03T12:52:00Z">
            <w:rPr>
              <w:color w:val="000000"/>
              <w:sz w:val="27"/>
              <w:szCs w:val="27"/>
            </w:rPr>
          </w:rPrChange>
        </w:rPr>
        <w:t xml:space="preserve"> survival of the fittest helped put everything into perspective. At its core, life for all creatures is about survival and reproduction. </w:t>
      </w:r>
      <w:del w:id="874" w:author="Owner" w:date="2020-09-03T11:28:00Z">
        <w:r w:rsidRPr="00A811C8" w:rsidDel="004E2CCA">
          <w:rPr>
            <w:color w:val="000000"/>
            <w:sz w:val="27"/>
            <w:szCs w:val="27"/>
            <w:highlight w:val="yellow"/>
            <w:rPrChange w:id="875" w:author="Owner" w:date="2020-09-03T12:52:00Z">
              <w:rPr>
                <w:color w:val="000000"/>
                <w:sz w:val="27"/>
                <w:szCs w:val="27"/>
              </w:rPr>
            </w:rPrChange>
          </w:rPr>
          <w:delText>I used to think of a</w:delText>
        </w:r>
      </w:del>
      <w:ins w:id="876" w:author="Owner" w:date="2020-09-03T11:28:00Z">
        <w:r w:rsidR="004E2CCA" w:rsidRPr="00A811C8">
          <w:rPr>
            <w:color w:val="000000"/>
            <w:sz w:val="27"/>
            <w:szCs w:val="27"/>
            <w:highlight w:val="yellow"/>
            <w:rPrChange w:id="877" w:author="Owner" w:date="2020-09-03T12:52:00Z">
              <w:rPr>
                <w:color w:val="000000"/>
                <w:sz w:val="27"/>
                <w:szCs w:val="27"/>
              </w:rPr>
            </w:rPrChange>
          </w:rPr>
          <w:t>A</w:t>
        </w:r>
      </w:ins>
      <w:r w:rsidRPr="00A811C8">
        <w:rPr>
          <w:color w:val="000000"/>
          <w:sz w:val="27"/>
          <w:szCs w:val="27"/>
          <w:highlight w:val="yellow"/>
          <w:rPrChange w:id="878" w:author="Owner" w:date="2020-09-03T12:52:00Z">
            <w:rPr>
              <w:color w:val="000000"/>
              <w:sz w:val="27"/>
              <w:szCs w:val="27"/>
            </w:rPr>
          </w:rPrChange>
        </w:rPr>
        <w:t xml:space="preserve">nts </w:t>
      </w:r>
      <w:ins w:id="879" w:author="Owner" w:date="2020-09-03T11:28:00Z">
        <w:r w:rsidR="004E2CCA" w:rsidRPr="00A811C8">
          <w:rPr>
            <w:color w:val="000000"/>
            <w:sz w:val="27"/>
            <w:szCs w:val="27"/>
            <w:highlight w:val="yellow"/>
            <w:rPrChange w:id="880" w:author="Owner" w:date="2020-09-03T12:52:00Z">
              <w:rPr>
                <w:color w:val="000000"/>
                <w:sz w:val="27"/>
                <w:szCs w:val="27"/>
              </w:rPr>
            </w:rPrChange>
          </w:rPr>
          <w:t>went from being</w:t>
        </w:r>
      </w:ins>
      <w:del w:id="881" w:author="Owner" w:date="2020-09-03T11:28:00Z">
        <w:r w:rsidRPr="00A811C8" w:rsidDel="004E2CCA">
          <w:rPr>
            <w:color w:val="000000"/>
            <w:sz w:val="27"/>
            <w:szCs w:val="27"/>
            <w:highlight w:val="yellow"/>
            <w:rPrChange w:id="882" w:author="Owner" w:date="2020-09-03T12:52:00Z">
              <w:rPr>
                <w:color w:val="000000"/>
                <w:sz w:val="27"/>
                <w:szCs w:val="27"/>
              </w:rPr>
            </w:rPrChange>
          </w:rPr>
          <w:delText>as</w:delText>
        </w:r>
      </w:del>
      <w:r w:rsidRPr="00A811C8">
        <w:rPr>
          <w:color w:val="000000"/>
          <w:sz w:val="27"/>
          <w:szCs w:val="27"/>
          <w:highlight w:val="yellow"/>
          <w:rPrChange w:id="883" w:author="Owner" w:date="2020-09-03T12:52:00Z">
            <w:rPr>
              <w:color w:val="000000"/>
              <w:sz w:val="27"/>
              <w:szCs w:val="27"/>
            </w:rPr>
          </w:rPrChange>
        </w:rPr>
        <w:t xml:space="preserve"> annoying creatures that got into everything in our house</w:t>
      </w:r>
      <w:ins w:id="884" w:author="Owner" w:date="2020-09-03T11:28:00Z">
        <w:r w:rsidR="004E2CCA" w:rsidRPr="00A811C8">
          <w:rPr>
            <w:color w:val="000000"/>
            <w:sz w:val="27"/>
            <w:szCs w:val="27"/>
            <w:highlight w:val="yellow"/>
            <w:rPrChange w:id="885" w:author="Owner" w:date="2020-09-03T12:52:00Z">
              <w:rPr>
                <w:color w:val="000000"/>
                <w:sz w:val="27"/>
                <w:szCs w:val="27"/>
              </w:rPr>
            </w:rPrChange>
          </w:rPr>
          <w:t xml:space="preserve"> to fascinating crea</w:t>
        </w:r>
      </w:ins>
      <w:ins w:id="886" w:author="Owner" w:date="2020-09-03T11:29:00Z">
        <w:r w:rsidR="004E2CCA" w:rsidRPr="00A811C8">
          <w:rPr>
            <w:color w:val="000000"/>
            <w:sz w:val="27"/>
            <w:szCs w:val="27"/>
            <w:highlight w:val="yellow"/>
            <w:rPrChange w:id="887" w:author="Owner" w:date="2020-09-03T12:52:00Z">
              <w:rPr>
                <w:color w:val="000000"/>
                <w:sz w:val="27"/>
                <w:szCs w:val="27"/>
              </w:rPr>
            </w:rPrChange>
          </w:rPr>
          <w:t>tures with</w:t>
        </w:r>
      </w:ins>
      <w:del w:id="888" w:author="Owner" w:date="2020-09-03T11:28:00Z">
        <w:r w:rsidRPr="00A811C8" w:rsidDel="004E2CCA">
          <w:rPr>
            <w:color w:val="000000"/>
            <w:sz w:val="27"/>
            <w:szCs w:val="27"/>
            <w:highlight w:val="yellow"/>
            <w:rPrChange w:id="889" w:author="Owner" w:date="2020-09-03T12:52:00Z">
              <w:rPr>
                <w:color w:val="000000"/>
                <w:sz w:val="27"/>
                <w:szCs w:val="27"/>
              </w:rPr>
            </w:rPrChange>
          </w:rPr>
          <w:delText xml:space="preserve">, </w:delText>
        </w:r>
      </w:del>
      <w:del w:id="890" w:author="Owner" w:date="2020-09-03T11:29:00Z">
        <w:r w:rsidRPr="00A811C8" w:rsidDel="004E2CCA">
          <w:rPr>
            <w:color w:val="000000"/>
            <w:sz w:val="27"/>
            <w:szCs w:val="27"/>
            <w:highlight w:val="yellow"/>
            <w:rPrChange w:id="891" w:author="Owner" w:date="2020-09-03T12:52:00Z">
              <w:rPr>
                <w:color w:val="000000"/>
                <w:sz w:val="27"/>
                <w:szCs w:val="27"/>
              </w:rPr>
            </w:rPrChange>
          </w:rPr>
          <w:delText>but, their</w:delText>
        </w:r>
      </w:del>
      <w:ins w:id="892" w:author="Owner" w:date="2020-09-03T11:29:00Z">
        <w:r w:rsidR="004E2CCA" w:rsidRPr="00A811C8">
          <w:rPr>
            <w:color w:val="000000"/>
            <w:sz w:val="27"/>
            <w:szCs w:val="27"/>
            <w:highlight w:val="yellow"/>
            <w:rPrChange w:id="893" w:author="Owner" w:date="2020-09-03T12:52:00Z">
              <w:rPr>
                <w:color w:val="000000"/>
                <w:sz w:val="27"/>
                <w:szCs w:val="27"/>
              </w:rPr>
            </w:rPrChange>
          </w:rPr>
          <w:t xml:space="preserve"> </w:t>
        </w:r>
      </w:ins>
      <w:ins w:id="894" w:author="Owner" w:date="2020-09-03T11:30:00Z">
        <w:r w:rsidR="004E2CCA" w:rsidRPr="00A811C8">
          <w:rPr>
            <w:color w:val="000000"/>
            <w:sz w:val="27"/>
            <w:szCs w:val="27"/>
            <w:highlight w:val="yellow"/>
            <w:rPrChange w:id="895" w:author="Owner" w:date="2020-09-03T12:52:00Z">
              <w:rPr>
                <w:color w:val="000000"/>
                <w:sz w:val="27"/>
                <w:szCs w:val="27"/>
              </w:rPr>
            </w:rPrChange>
          </w:rPr>
          <w:t>incredible</w:t>
        </w:r>
      </w:ins>
      <w:r w:rsidRPr="00A811C8">
        <w:rPr>
          <w:color w:val="000000"/>
          <w:sz w:val="27"/>
          <w:szCs w:val="27"/>
          <w:highlight w:val="yellow"/>
          <w:rPrChange w:id="896" w:author="Owner" w:date="2020-09-03T12:52:00Z">
            <w:rPr>
              <w:color w:val="000000"/>
              <w:sz w:val="27"/>
              <w:szCs w:val="27"/>
            </w:rPr>
          </w:rPrChange>
        </w:rPr>
        <w:t xml:space="preserve"> social structure</w:t>
      </w:r>
      <w:ins w:id="897" w:author="Owner" w:date="2020-09-03T11:29:00Z">
        <w:r w:rsidR="004E2CCA" w:rsidRPr="00A811C8">
          <w:rPr>
            <w:color w:val="000000"/>
            <w:sz w:val="27"/>
            <w:szCs w:val="27"/>
            <w:highlight w:val="yellow"/>
            <w:rPrChange w:id="898" w:author="Owner" w:date="2020-09-03T12:52:00Z">
              <w:rPr>
                <w:color w:val="000000"/>
                <w:sz w:val="27"/>
                <w:szCs w:val="27"/>
              </w:rPr>
            </w:rPrChange>
          </w:rPr>
          <w:t>s</w:t>
        </w:r>
      </w:ins>
      <w:r w:rsidRPr="00A811C8">
        <w:rPr>
          <w:color w:val="000000"/>
          <w:sz w:val="27"/>
          <w:szCs w:val="27"/>
          <w:highlight w:val="yellow"/>
          <w:rPrChange w:id="899" w:author="Owner" w:date="2020-09-03T12:52:00Z">
            <w:rPr>
              <w:color w:val="000000"/>
              <w:sz w:val="27"/>
              <w:szCs w:val="27"/>
            </w:rPr>
          </w:rPrChange>
        </w:rPr>
        <w:t xml:space="preserve"> and behavior</w:t>
      </w:r>
      <w:ins w:id="900" w:author="Owner" w:date="2020-09-03T11:29:00Z">
        <w:r w:rsidR="004E2CCA" w:rsidRPr="00A811C8">
          <w:rPr>
            <w:color w:val="000000"/>
            <w:sz w:val="27"/>
            <w:szCs w:val="27"/>
            <w:highlight w:val="yellow"/>
            <w:rPrChange w:id="901" w:author="Owner" w:date="2020-09-03T12:52:00Z">
              <w:rPr>
                <w:color w:val="000000"/>
                <w:sz w:val="27"/>
                <w:szCs w:val="27"/>
              </w:rPr>
            </w:rPrChange>
          </w:rPr>
          <w:t>s</w:t>
        </w:r>
      </w:ins>
      <w:del w:id="902" w:author="Owner" w:date="2020-09-03T11:29:00Z">
        <w:r w:rsidRPr="00A811C8" w:rsidDel="004E2CCA">
          <w:rPr>
            <w:color w:val="000000"/>
            <w:sz w:val="27"/>
            <w:szCs w:val="27"/>
            <w:highlight w:val="yellow"/>
            <w:rPrChange w:id="903" w:author="Owner" w:date="2020-09-03T12:52:00Z">
              <w:rPr>
                <w:color w:val="000000"/>
                <w:sz w:val="27"/>
                <w:szCs w:val="27"/>
              </w:rPr>
            </w:rPrChange>
          </w:rPr>
          <w:delText xml:space="preserve"> is fascinating</w:delText>
        </w:r>
      </w:del>
      <w:r w:rsidRPr="00A811C8">
        <w:rPr>
          <w:color w:val="000000"/>
          <w:sz w:val="27"/>
          <w:szCs w:val="27"/>
          <w:highlight w:val="yellow"/>
          <w:rPrChange w:id="904" w:author="Owner" w:date="2020-09-03T12:52:00Z">
            <w:rPr>
              <w:color w:val="000000"/>
              <w:sz w:val="27"/>
              <w:szCs w:val="27"/>
            </w:rPr>
          </w:rPrChange>
        </w:rPr>
        <w:t xml:space="preserve">; </w:t>
      </w:r>
      <w:ins w:id="905" w:author="Owner" w:date="2020-09-03T11:35:00Z">
        <w:r w:rsidR="00167F68" w:rsidRPr="00A811C8">
          <w:rPr>
            <w:color w:val="000000"/>
            <w:sz w:val="27"/>
            <w:szCs w:val="27"/>
            <w:highlight w:val="yellow"/>
            <w:rPrChange w:id="906" w:author="Owner" w:date="2020-09-03T12:52:00Z">
              <w:rPr>
                <w:color w:val="000000"/>
                <w:sz w:val="27"/>
                <w:szCs w:val="27"/>
              </w:rPr>
            </w:rPrChange>
          </w:rPr>
          <w:t xml:space="preserve">and </w:t>
        </w:r>
      </w:ins>
      <w:r w:rsidRPr="00A811C8">
        <w:rPr>
          <w:color w:val="000000"/>
          <w:sz w:val="27"/>
          <w:szCs w:val="27"/>
          <w:highlight w:val="yellow"/>
          <w:rPrChange w:id="907" w:author="Owner" w:date="2020-09-03T12:52:00Z">
            <w:rPr>
              <w:color w:val="000000"/>
              <w:sz w:val="27"/>
              <w:szCs w:val="27"/>
            </w:rPr>
          </w:rPrChange>
        </w:rPr>
        <w:t>tigers went from being vicious killers to magnificent creatures struggling to survive</w:t>
      </w:r>
      <w:del w:id="908" w:author="Owner" w:date="2020-09-03T11:30:00Z">
        <w:r w:rsidRPr="00A811C8" w:rsidDel="004E2CCA">
          <w:rPr>
            <w:color w:val="000000"/>
            <w:sz w:val="27"/>
            <w:szCs w:val="27"/>
            <w:highlight w:val="yellow"/>
            <w:rPrChange w:id="909" w:author="Owner" w:date="2020-09-03T12:52:00Z">
              <w:rPr>
                <w:color w:val="000000"/>
                <w:sz w:val="27"/>
                <w:szCs w:val="27"/>
              </w:rPr>
            </w:rPrChange>
          </w:rPr>
          <w:delText>, the same as everyone else</w:delText>
        </w:r>
      </w:del>
      <w:r w:rsidRPr="00A811C8">
        <w:rPr>
          <w:color w:val="000000"/>
          <w:sz w:val="27"/>
          <w:szCs w:val="27"/>
          <w:highlight w:val="yellow"/>
          <w:rPrChange w:id="910" w:author="Owner" w:date="2020-09-03T12:52:00Z">
            <w:rPr>
              <w:color w:val="000000"/>
              <w:sz w:val="27"/>
              <w:szCs w:val="27"/>
            </w:rPr>
          </w:rPrChange>
        </w:rPr>
        <w:t xml:space="preserve">. This new appreciation for the subject and outlook on life helped me realise how much I wanted to teach this subject to others. </w:t>
      </w:r>
      <w:r w:rsidR="003C0E97" w:rsidRPr="00A811C8">
        <w:rPr>
          <w:color w:val="000000"/>
          <w:sz w:val="27"/>
          <w:szCs w:val="27"/>
          <w:highlight w:val="yellow"/>
          <w:rPrChange w:id="911" w:author="Owner" w:date="2020-09-03T12:52:00Z">
            <w:rPr>
              <w:color w:val="000000"/>
              <w:sz w:val="27"/>
              <w:szCs w:val="27"/>
            </w:rPr>
          </w:rPrChange>
        </w:rPr>
        <w:t>W</w:t>
      </w:r>
      <w:r w:rsidRPr="00A811C8">
        <w:rPr>
          <w:color w:val="000000"/>
          <w:sz w:val="27"/>
          <w:szCs w:val="27"/>
          <w:highlight w:val="yellow"/>
          <w:rPrChange w:id="912" w:author="Owner" w:date="2020-09-03T12:52:00Z">
            <w:rPr>
              <w:color w:val="000000"/>
              <w:sz w:val="27"/>
              <w:szCs w:val="27"/>
            </w:rPr>
          </w:rPrChange>
        </w:rPr>
        <w:t>hen I started my Masters’ degree at the University of Calgary</w:t>
      </w:r>
      <w:r w:rsidR="003C0E97" w:rsidRPr="00A811C8">
        <w:rPr>
          <w:color w:val="000000"/>
          <w:sz w:val="27"/>
          <w:szCs w:val="27"/>
          <w:highlight w:val="yellow"/>
          <w:rPrChange w:id="913" w:author="Owner" w:date="2020-09-03T12:52:00Z">
            <w:rPr>
              <w:color w:val="000000"/>
              <w:sz w:val="27"/>
              <w:szCs w:val="27"/>
            </w:rPr>
          </w:rPrChange>
        </w:rPr>
        <w:t>, I finally</w:t>
      </w:r>
      <w:r w:rsidRPr="00A811C8">
        <w:rPr>
          <w:color w:val="000000"/>
          <w:sz w:val="27"/>
          <w:szCs w:val="27"/>
          <w:highlight w:val="yellow"/>
          <w:rPrChange w:id="914" w:author="Owner" w:date="2020-09-03T12:52:00Z">
            <w:rPr>
              <w:color w:val="000000"/>
              <w:sz w:val="27"/>
              <w:szCs w:val="27"/>
            </w:rPr>
          </w:rPrChange>
        </w:rPr>
        <w:t xml:space="preserve"> got the opportunity to work as a Teaching Assistant (TA). </w:t>
      </w:r>
      <w:r w:rsidR="003C0E97" w:rsidRPr="00A811C8">
        <w:rPr>
          <w:color w:val="000000"/>
          <w:sz w:val="27"/>
          <w:szCs w:val="27"/>
          <w:highlight w:val="yellow"/>
          <w:rPrChange w:id="915" w:author="Owner" w:date="2020-09-03T12:52:00Z">
            <w:rPr>
              <w:color w:val="000000"/>
              <w:sz w:val="27"/>
              <w:szCs w:val="27"/>
            </w:rPr>
          </w:rPrChange>
        </w:rPr>
        <w:t xml:space="preserve">And </w:t>
      </w:r>
      <w:r w:rsidRPr="00A811C8">
        <w:rPr>
          <w:color w:val="000000"/>
          <w:sz w:val="27"/>
          <w:szCs w:val="27"/>
          <w:highlight w:val="yellow"/>
          <w:rPrChange w:id="916" w:author="Owner" w:date="2020-09-03T12:52:00Z">
            <w:rPr>
              <w:color w:val="000000"/>
              <w:sz w:val="27"/>
              <w:szCs w:val="27"/>
            </w:rPr>
          </w:rPrChange>
        </w:rPr>
        <w:t>I love</w:t>
      </w:r>
      <w:r w:rsidR="003C0E97" w:rsidRPr="00A811C8">
        <w:rPr>
          <w:color w:val="000000"/>
          <w:sz w:val="27"/>
          <w:szCs w:val="27"/>
          <w:highlight w:val="yellow"/>
          <w:rPrChange w:id="917" w:author="Owner" w:date="2020-09-03T12:52:00Z">
            <w:rPr>
              <w:color w:val="000000"/>
              <w:sz w:val="27"/>
              <w:szCs w:val="27"/>
            </w:rPr>
          </w:rPrChange>
        </w:rPr>
        <w:t>d</w:t>
      </w:r>
      <w:r w:rsidRPr="00A811C8">
        <w:rPr>
          <w:color w:val="000000"/>
          <w:sz w:val="27"/>
          <w:szCs w:val="27"/>
          <w:highlight w:val="yellow"/>
          <w:rPrChange w:id="918" w:author="Owner" w:date="2020-09-03T12:52:00Z">
            <w:rPr>
              <w:color w:val="000000"/>
              <w:sz w:val="27"/>
              <w:szCs w:val="27"/>
            </w:rPr>
          </w:rPrChange>
        </w:rPr>
        <w:t xml:space="preserve"> it</w:t>
      </w:r>
      <w:r w:rsidR="00087EC8" w:rsidRPr="00A811C8">
        <w:rPr>
          <w:color w:val="000000"/>
          <w:sz w:val="27"/>
          <w:szCs w:val="27"/>
          <w:highlight w:val="yellow"/>
          <w:rPrChange w:id="919" w:author="Owner" w:date="2020-09-03T12:52:00Z">
            <w:rPr>
              <w:color w:val="000000"/>
              <w:sz w:val="27"/>
              <w:szCs w:val="27"/>
            </w:rPr>
          </w:rPrChange>
        </w:rPr>
        <w:t xml:space="preserve">—it </w:t>
      </w:r>
      <w:r w:rsidR="003C0E97" w:rsidRPr="00A811C8">
        <w:rPr>
          <w:color w:val="000000"/>
          <w:sz w:val="27"/>
          <w:szCs w:val="27"/>
          <w:highlight w:val="yellow"/>
          <w:rPrChange w:id="920" w:author="Owner" w:date="2020-09-03T12:52:00Z">
            <w:rPr>
              <w:color w:val="000000"/>
              <w:sz w:val="27"/>
              <w:szCs w:val="27"/>
            </w:rPr>
          </w:rPrChange>
        </w:rPr>
        <w:t>was</w:t>
      </w:r>
      <w:r w:rsidR="00087EC8" w:rsidRPr="00A811C8">
        <w:rPr>
          <w:color w:val="000000"/>
          <w:sz w:val="27"/>
          <w:szCs w:val="27"/>
          <w:highlight w:val="yellow"/>
          <w:rPrChange w:id="921" w:author="Owner" w:date="2020-09-03T12:52:00Z">
            <w:rPr>
              <w:color w:val="000000"/>
              <w:sz w:val="27"/>
              <w:szCs w:val="27"/>
            </w:rPr>
          </w:rPrChange>
        </w:rPr>
        <w:t xml:space="preserve"> </w:t>
      </w:r>
      <w:r w:rsidRPr="00A811C8">
        <w:rPr>
          <w:color w:val="000000"/>
          <w:sz w:val="27"/>
          <w:szCs w:val="27"/>
          <w:highlight w:val="yellow"/>
          <w:rPrChange w:id="922" w:author="Owner" w:date="2020-09-03T12:52:00Z">
            <w:rPr>
              <w:color w:val="000000"/>
              <w:sz w:val="27"/>
              <w:szCs w:val="27"/>
            </w:rPr>
          </w:rPrChange>
        </w:rPr>
        <w:t>a</w:t>
      </w:r>
      <w:r w:rsidR="00087EC8" w:rsidRPr="00A811C8">
        <w:rPr>
          <w:color w:val="000000"/>
          <w:sz w:val="27"/>
          <w:szCs w:val="27"/>
          <w:highlight w:val="yellow"/>
          <w:rPrChange w:id="923" w:author="Owner" w:date="2020-09-03T12:52:00Z">
            <w:rPr>
              <w:color w:val="000000"/>
              <w:sz w:val="27"/>
              <w:szCs w:val="27"/>
            </w:rPr>
          </w:rPrChange>
        </w:rPr>
        <w:t>n absolute</w:t>
      </w:r>
      <w:r w:rsidRPr="00A811C8">
        <w:rPr>
          <w:color w:val="000000"/>
          <w:sz w:val="27"/>
          <w:szCs w:val="27"/>
          <w:highlight w:val="yellow"/>
          <w:rPrChange w:id="924" w:author="Owner" w:date="2020-09-03T12:52:00Z">
            <w:rPr>
              <w:color w:val="000000"/>
              <w:sz w:val="27"/>
              <w:szCs w:val="27"/>
            </w:rPr>
          </w:rPrChange>
        </w:rPr>
        <w:t xml:space="preserve"> pleasure </w:t>
      </w:r>
      <w:r w:rsidR="003C0E97" w:rsidRPr="00A811C8">
        <w:rPr>
          <w:color w:val="000000"/>
          <w:sz w:val="27"/>
          <w:szCs w:val="27"/>
          <w:highlight w:val="yellow"/>
          <w:rPrChange w:id="925" w:author="Owner" w:date="2020-09-03T12:52:00Z">
            <w:rPr>
              <w:color w:val="000000"/>
              <w:sz w:val="27"/>
              <w:szCs w:val="27"/>
            </w:rPr>
          </w:rPrChange>
        </w:rPr>
        <w:t>to see</w:t>
      </w:r>
      <w:r w:rsidRPr="00A811C8">
        <w:rPr>
          <w:color w:val="000000"/>
          <w:sz w:val="27"/>
          <w:szCs w:val="27"/>
          <w:highlight w:val="yellow"/>
          <w:rPrChange w:id="926" w:author="Owner" w:date="2020-09-03T12:52:00Z">
            <w:rPr>
              <w:color w:val="000000"/>
              <w:sz w:val="27"/>
              <w:szCs w:val="27"/>
            </w:rPr>
          </w:rPrChange>
        </w:rPr>
        <w:t xml:space="preserve"> students grow and develop</w:t>
      </w:r>
      <w:ins w:id="927" w:author="Owner" w:date="2020-09-03T11:35:00Z">
        <w:r w:rsidR="00167F68" w:rsidRPr="00A811C8">
          <w:rPr>
            <w:color w:val="000000"/>
            <w:sz w:val="27"/>
            <w:szCs w:val="27"/>
            <w:highlight w:val="yellow"/>
            <w:rPrChange w:id="928" w:author="Owner" w:date="2020-09-03T12:52:00Z">
              <w:rPr>
                <w:color w:val="000000"/>
                <w:sz w:val="27"/>
                <w:szCs w:val="27"/>
              </w:rPr>
            </w:rPrChange>
          </w:rPr>
          <w:t xml:space="preserve"> their understa</w:t>
        </w:r>
      </w:ins>
      <w:ins w:id="929" w:author="Owner" w:date="2020-09-03T11:36:00Z">
        <w:r w:rsidR="00167F68" w:rsidRPr="00A811C8">
          <w:rPr>
            <w:color w:val="000000"/>
            <w:sz w:val="27"/>
            <w:szCs w:val="27"/>
            <w:highlight w:val="yellow"/>
            <w:rPrChange w:id="930" w:author="Owner" w:date="2020-09-03T12:52:00Z">
              <w:rPr>
                <w:color w:val="000000"/>
                <w:sz w:val="27"/>
                <w:szCs w:val="27"/>
              </w:rPr>
            </w:rPrChange>
          </w:rPr>
          <w:t>nding and writing skills over the semester</w:t>
        </w:r>
      </w:ins>
      <w:r w:rsidRPr="00A811C8">
        <w:rPr>
          <w:color w:val="000000"/>
          <w:sz w:val="27"/>
          <w:szCs w:val="27"/>
          <w:highlight w:val="yellow"/>
          <w:rPrChange w:id="931" w:author="Owner" w:date="2020-09-03T12:52:00Z">
            <w:rPr>
              <w:color w:val="000000"/>
              <w:sz w:val="27"/>
              <w:szCs w:val="27"/>
            </w:rPr>
          </w:rPrChange>
        </w:rPr>
        <w:t>.</w:t>
      </w:r>
    </w:p>
    <w:p w14:paraId="7A897A00" w14:textId="48D04A85" w:rsidR="00087EC8" w:rsidRPr="00A811C8" w:rsidRDefault="00087EC8" w:rsidP="008530A6">
      <w:pPr>
        <w:pStyle w:val="NormalWeb"/>
        <w:rPr>
          <w:color w:val="000000"/>
          <w:sz w:val="27"/>
          <w:szCs w:val="27"/>
          <w:highlight w:val="yellow"/>
          <w:rPrChange w:id="932" w:author="Owner" w:date="2020-09-03T12:52:00Z">
            <w:rPr>
              <w:color w:val="000000"/>
              <w:sz w:val="27"/>
              <w:szCs w:val="27"/>
            </w:rPr>
          </w:rPrChange>
        </w:rPr>
      </w:pPr>
      <w:r w:rsidRPr="00A811C8">
        <w:rPr>
          <w:color w:val="000000"/>
          <w:sz w:val="27"/>
          <w:szCs w:val="27"/>
          <w:highlight w:val="yellow"/>
          <w:rPrChange w:id="933" w:author="Owner" w:date="2020-09-03T12:52:00Z">
            <w:rPr>
              <w:color w:val="000000"/>
              <w:sz w:val="27"/>
              <w:szCs w:val="27"/>
            </w:rPr>
          </w:rPrChange>
        </w:rPr>
        <w:t xml:space="preserve">My first course working as a TA was a scientific writing course. I </w:t>
      </w:r>
      <w:del w:id="934" w:author="Owner" w:date="2020-09-03T11:36:00Z">
        <w:r w:rsidRPr="00A811C8" w:rsidDel="00CA6D14">
          <w:rPr>
            <w:color w:val="000000"/>
            <w:sz w:val="27"/>
            <w:szCs w:val="27"/>
            <w:highlight w:val="yellow"/>
            <w:rPrChange w:id="935" w:author="Owner" w:date="2020-09-03T12:52:00Z">
              <w:rPr>
                <w:color w:val="000000"/>
                <w:sz w:val="27"/>
                <w:szCs w:val="27"/>
              </w:rPr>
            </w:rPrChange>
          </w:rPr>
          <w:delText xml:space="preserve">tried to </w:delText>
        </w:r>
      </w:del>
      <w:r w:rsidRPr="00A811C8">
        <w:rPr>
          <w:color w:val="000000"/>
          <w:sz w:val="27"/>
          <w:szCs w:val="27"/>
          <w:highlight w:val="yellow"/>
          <w:rPrChange w:id="936" w:author="Owner" w:date="2020-09-03T12:52:00Z">
            <w:rPr>
              <w:color w:val="000000"/>
              <w:sz w:val="27"/>
              <w:szCs w:val="27"/>
            </w:rPr>
          </w:rPrChange>
        </w:rPr>
        <w:t>motivate</w:t>
      </w:r>
      <w:ins w:id="937" w:author="Owner" w:date="2020-09-03T11:36:00Z">
        <w:r w:rsidR="00CA6D14" w:rsidRPr="00A811C8">
          <w:rPr>
            <w:color w:val="000000"/>
            <w:sz w:val="27"/>
            <w:szCs w:val="27"/>
            <w:highlight w:val="yellow"/>
            <w:rPrChange w:id="938" w:author="Owner" w:date="2020-09-03T12:52:00Z">
              <w:rPr>
                <w:color w:val="000000"/>
                <w:sz w:val="27"/>
                <w:szCs w:val="27"/>
              </w:rPr>
            </w:rPrChange>
          </w:rPr>
          <w:t>s</w:t>
        </w:r>
      </w:ins>
      <w:r w:rsidRPr="00A811C8">
        <w:rPr>
          <w:color w:val="000000"/>
          <w:sz w:val="27"/>
          <w:szCs w:val="27"/>
          <w:highlight w:val="yellow"/>
          <w:rPrChange w:id="939" w:author="Owner" w:date="2020-09-03T12:52:00Z">
            <w:rPr>
              <w:color w:val="000000"/>
              <w:sz w:val="27"/>
              <w:szCs w:val="27"/>
            </w:rPr>
          </w:rPrChange>
        </w:rPr>
        <w:t xml:space="preserve"> students by impressing on them the value of developing writing skills—regardless of who your employer is, </w:t>
      </w:r>
      <w:del w:id="940" w:author="Owner" w:date="2020-09-03T11:36:00Z">
        <w:r w:rsidRPr="00A811C8" w:rsidDel="00CA6D14">
          <w:rPr>
            <w:color w:val="000000"/>
            <w:sz w:val="27"/>
            <w:szCs w:val="27"/>
            <w:highlight w:val="yellow"/>
            <w:rPrChange w:id="941" w:author="Owner" w:date="2020-09-03T12:52:00Z">
              <w:rPr>
                <w:color w:val="000000"/>
                <w:sz w:val="27"/>
                <w:szCs w:val="27"/>
              </w:rPr>
            </w:rPrChange>
          </w:rPr>
          <w:delText>we all must</w:delText>
        </w:r>
      </w:del>
      <w:ins w:id="942" w:author="Owner" w:date="2020-09-03T11:36:00Z">
        <w:r w:rsidR="00CA6D14" w:rsidRPr="00A811C8">
          <w:rPr>
            <w:color w:val="000000"/>
            <w:sz w:val="27"/>
            <w:szCs w:val="27"/>
            <w:highlight w:val="yellow"/>
            <w:rPrChange w:id="943" w:author="Owner" w:date="2020-09-03T12:52:00Z">
              <w:rPr>
                <w:color w:val="000000"/>
                <w:sz w:val="27"/>
                <w:szCs w:val="27"/>
              </w:rPr>
            </w:rPrChange>
          </w:rPr>
          <w:t>everyone needs to</w:t>
        </w:r>
      </w:ins>
      <w:r w:rsidRPr="00A811C8">
        <w:rPr>
          <w:color w:val="000000"/>
          <w:sz w:val="27"/>
          <w:szCs w:val="27"/>
          <w:highlight w:val="yellow"/>
          <w:rPrChange w:id="944" w:author="Owner" w:date="2020-09-03T12:52:00Z">
            <w:rPr>
              <w:color w:val="000000"/>
              <w:sz w:val="27"/>
              <w:szCs w:val="27"/>
            </w:rPr>
          </w:rPrChange>
        </w:rPr>
        <w:t xml:space="preserve"> write papers and reports. </w:t>
      </w:r>
      <w:del w:id="945" w:author="Owner" w:date="2020-09-03T11:36:00Z">
        <w:r w:rsidRPr="00A811C8" w:rsidDel="00CA6D14">
          <w:rPr>
            <w:color w:val="000000"/>
            <w:sz w:val="27"/>
            <w:szCs w:val="27"/>
            <w:highlight w:val="yellow"/>
            <w:rPrChange w:id="946" w:author="Owner" w:date="2020-09-03T12:52:00Z">
              <w:rPr>
                <w:color w:val="000000"/>
                <w:sz w:val="27"/>
                <w:szCs w:val="27"/>
              </w:rPr>
            </w:rPrChange>
          </w:rPr>
          <w:delText xml:space="preserve">Writing is not a skill that only literature and creative writing students need. </w:delText>
        </w:r>
      </w:del>
      <w:r w:rsidRPr="00A811C8">
        <w:rPr>
          <w:color w:val="000000"/>
          <w:sz w:val="27"/>
          <w:szCs w:val="27"/>
          <w:highlight w:val="yellow"/>
          <w:rPrChange w:id="947" w:author="Owner" w:date="2020-09-03T12:52:00Z">
            <w:rPr>
              <w:color w:val="000000"/>
              <w:sz w:val="27"/>
              <w:szCs w:val="27"/>
            </w:rPr>
          </w:rPrChange>
        </w:rPr>
        <w:t xml:space="preserve">For some students that was motivation enough, but for others, they needed a more personal reason. </w:t>
      </w:r>
      <w:r w:rsidR="009B439C" w:rsidRPr="00A811C8">
        <w:rPr>
          <w:color w:val="000000"/>
          <w:sz w:val="27"/>
          <w:szCs w:val="27"/>
          <w:highlight w:val="yellow"/>
          <w:rPrChange w:id="948" w:author="Owner" w:date="2020-09-03T12:52:00Z">
            <w:rPr>
              <w:color w:val="000000"/>
              <w:sz w:val="27"/>
              <w:szCs w:val="27"/>
            </w:rPr>
          </w:rPrChange>
        </w:rPr>
        <w:t xml:space="preserve">They got their internal motivation when they got to write a final paper on a topic of their choosing. They wanted readers to </w:t>
      </w:r>
      <w:r w:rsidR="009B439C" w:rsidRPr="00A811C8">
        <w:rPr>
          <w:color w:val="538135" w:themeColor="accent6" w:themeShade="BF"/>
          <w:sz w:val="27"/>
          <w:szCs w:val="27"/>
          <w:highlight w:val="yellow"/>
          <w:rPrChange w:id="949" w:author="Owner" w:date="2020-09-03T12:52:00Z">
            <w:rPr>
              <w:color w:val="538135" w:themeColor="accent6" w:themeShade="BF"/>
              <w:sz w:val="27"/>
              <w:szCs w:val="27"/>
            </w:rPr>
          </w:rPrChange>
        </w:rPr>
        <w:t xml:space="preserve">understand what they were trying to say, and finally, realised that if they couldn’t get their ideas across to me and their instructors, they may not be able to get their ideas across to their future colleagues. They started to engage with the material, they participated in tutorials and asked thoughtful questions during one-on-one meetings that they requested. </w:t>
      </w:r>
    </w:p>
    <w:p w14:paraId="3E62C27D" w14:textId="0A523398" w:rsidR="003C0E97" w:rsidRDefault="003C0E97" w:rsidP="003C0E97">
      <w:pPr>
        <w:pStyle w:val="NormalWeb"/>
        <w:rPr>
          <w:color w:val="000000"/>
          <w:sz w:val="27"/>
          <w:szCs w:val="27"/>
        </w:rPr>
      </w:pPr>
      <w:r w:rsidRPr="00A811C8">
        <w:rPr>
          <w:color w:val="000000"/>
          <w:sz w:val="27"/>
          <w:szCs w:val="27"/>
          <w:highlight w:val="yellow"/>
          <w:rPrChange w:id="950" w:author="Owner" w:date="2020-09-03T12:52:00Z">
            <w:rPr>
              <w:color w:val="000000"/>
              <w:sz w:val="27"/>
              <w:szCs w:val="27"/>
            </w:rPr>
          </w:rPrChange>
        </w:rPr>
        <w:t>Th</w:t>
      </w:r>
      <w:r w:rsidR="00697ACE" w:rsidRPr="00A811C8">
        <w:rPr>
          <w:color w:val="000000"/>
          <w:sz w:val="27"/>
          <w:szCs w:val="27"/>
          <w:highlight w:val="yellow"/>
          <w:rPrChange w:id="951" w:author="Owner" w:date="2020-09-03T12:52:00Z">
            <w:rPr>
              <w:color w:val="000000"/>
              <w:sz w:val="27"/>
              <w:szCs w:val="27"/>
            </w:rPr>
          </w:rPrChange>
        </w:rPr>
        <w:t xml:space="preserve">is </w:t>
      </w:r>
      <w:r w:rsidRPr="00A811C8">
        <w:rPr>
          <w:color w:val="000000"/>
          <w:sz w:val="27"/>
          <w:szCs w:val="27"/>
          <w:highlight w:val="yellow"/>
          <w:rPrChange w:id="952" w:author="Owner" w:date="2020-09-03T12:52:00Z">
            <w:rPr>
              <w:color w:val="000000"/>
              <w:sz w:val="27"/>
              <w:szCs w:val="27"/>
            </w:rPr>
          </w:rPrChange>
        </w:rPr>
        <w:t>example also illustrates</w:t>
      </w:r>
      <w:r w:rsidR="00697ACE" w:rsidRPr="00A811C8">
        <w:rPr>
          <w:color w:val="000000"/>
          <w:sz w:val="27"/>
          <w:szCs w:val="27"/>
          <w:highlight w:val="yellow"/>
          <w:rPrChange w:id="953" w:author="Owner" w:date="2020-09-03T12:52:00Z">
            <w:rPr>
              <w:color w:val="000000"/>
              <w:sz w:val="27"/>
              <w:szCs w:val="27"/>
            </w:rPr>
          </w:rPrChange>
        </w:rPr>
        <w:t xml:space="preserve"> </w:t>
      </w:r>
      <w:ins w:id="954" w:author="Owner" w:date="2020-09-03T12:01:00Z">
        <w:r w:rsidR="00752FFB" w:rsidRPr="00A811C8">
          <w:rPr>
            <w:color w:val="000000"/>
            <w:sz w:val="27"/>
            <w:szCs w:val="27"/>
            <w:highlight w:val="yellow"/>
            <w:rPrChange w:id="955" w:author="Owner" w:date="2020-09-03T12:52:00Z">
              <w:rPr>
                <w:color w:val="000000"/>
                <w:sz w:val="27"/>
                <w:szCs w:val="27"/>
              </w:rPr>
            </w:rPrChange>
          </w:rPr>
          <w:t xml:space="preserve">the importance of student choice in selecting a final project. </w:t>
        </w:r>
      </w:ins>
      <w:del w:id="956" w:author="Owner" w:date="2020-09-03T12:01:00Z">
        <w:r w:rsidR="00697ACE" w:rsidRPr="00A811C8" w:rsidDel="00752FFB">
          <w:rPr>
            <w:color w:val="000000"/>
            <w:sz w:val="27"/>
            <w:szCs w:val="27"/>
            <w:highlight w:val="yellow"/>
            <w:rPrChange w:id="957" w:author="Owner" w:date="2020-09-03T12:52:00Z">
              <w:rPr>
                <w:color w:val="000000"/>
                <w:sz w:val="27"/>
                <w:szCs w:val="27"/>
              </w:rPr>
            </w:rPrChange>
          </w:rPr>
          <w:delText>how giving students the freedom to choose their own final project enhances their learning</w:delText>
        </w:r>
        <w:r w:rsidRPr="00A811C8" w:rsidDel="00752FFB">
          <w:rPr>
            <w:color w:val="000000"/>
            <w:sz w:val="27"/>
            <w:szCs w:val="27"/>
            <w:highlight w:val="yellow"/>
            <w:rPrChange w:id="958" w:author="Owner" w:date="2020-09-03T12:52:00Z">
              <w:rPr>
                <w:color w:val="000000"/>
                <w:sz w:val="27"/>
                <w:szCs w:val="27"/>
              </w:rPr>
            </w:rPrChange>
          </w:rPr>
          <w:delText xml:space="preserve">. </w:delText>
        </w:r>
      </w:del>
      <w:r w:rsidR="00697ACE" w:rsidRPr="00A811C8">
        <w:rPr>
          <w:color w:val="000000"/>
          <w:sz w:val="27"/>
          <w:szCs w:val="27"/>
          <w:highlight w:val="yellow"/>
          <w:rPrChange w:id="959" w:author="Owner" w:date="2020-09-03T12:52:00Z">
            <w:rPr>
              <w:color w:val="000000"/>
              <w:sz w:val="27"/>
              <w:szCs w:val="27"/>
            </w:rPr>
          </w:rPrChange>
        </w:rPr>
        <w:t>W</w:t>
      </w:r>
      <w:r w:rsidRPr="00A811C8">
        <w:rPr>
          <w:color w:val="000000"/>
          <w:sz w:val="27"/>
          <w:szCs w:val="27"/>
          <w:highlight w:val="yellow"/>
          <w:rPrChange w:id="960" w:author="Owner" w:date="2020-09-03T12:52:00Z">
            <w:rPr>
              <w:color w:val="000000"/>
              <w:sz w:val="27"/>
              <w:szCs w:val="27"/>
            </w:rPr>
          </w:rPrChange>
        </w:rPr>
        <w:t>hen I think back to</w:t>
      </w:r>
      <w:r w:rsidR="00697ACE" w:rsidRPr="00A811C8">
        <w:rPr>
          <w:color w:val="000000"/>
          <w:sz w:val="27"/>
          <w:szCs w:val="27"/>
          <w:highlight w:val="yellow"/>
          <w:rPrChange w:id="961" w:author="Owner" w:date="2020-09-03T12:52:00Z">
            <w:rPr>
              <w:color w:val="000000"/>
              <w:sz w:val="27"/>
              <w:szCs w:val="27"/>
            </w:rPr>
          </w:rPrChange>
        </w:rPr>
        <w:t xml:space="preserve"> my learning experience as an undergrad, the topics and discussions that I remember </w:t>
      </w:r>
      <w:ins w:id="962" w:author="Owner" w:date="2020-09-03T12:28:00Z">
        <w:r w:rsidR="00DC4892" w:rsidRPr="00A811C8">
          <w:rPr>
            <w:color w:val="000000"/>
            <w:sz w:val="27"/>
            <w:szCs w:val="27"/>
            <w:highlight w:val="yellow"/>
            <w:rPrChange w:id="963" w:author="Owner" w:date="2020-09-03T12:52:00Z">
              <w:rPr>
                <w:color w:val="000000"/>
                <w:sz w:val="27"/>
                <w:szCs w:val="27"/>
              </w:rPr>
            </w:rPrChange>
          </w:rPr>
          <w:t>best are the</w:t>
        </w:r>
      </w:ins>
      <w:ins w:id="964" w:author="Owner" w:date="2020-09-03T12:29:00Z">
        <w:r w:rsidR="00DC4892" w:rsidRPr="00A811C8">
          <w:rPr>
            <w:color w:val="000000"/>
            <w:sz w:val="27"/>
            <w:szCs w:val="27"/>
            <w:highlight w:val="yellow"/>
            <w:rPrChange w:id="965" w:author="Owner" w:date="2020-09-03T12:52:00Z">
              <w:rPr>
                <w:color w:val="000000"/>
                <w:sz w:val="27"/>
                <w:szCs w:val="27"/>
              </w:rPr>
            </w:rPrChange>
          </w:rPr>
          <w:t xml:space="preserve"> topics that I chose to work on, rather than the ones that the professor dictated for us.</w:t>
        </w:r>
      </w:ins>
      <w:del w:id="966" w:author="Owner" w:date="2020-09-03T12:29:00Z">
        <w:r w:rsidRPr="00A811C8" w:rsidDel="00DC4892">
          <w:rPr>
            <w:color w:val="000000"/>
            <w:sz w:val="27"/>
            <w:szCs w:val="27"/>
            <w:highlight w:val="yellow"/>
            <w:rPrChange w:id="967" w:author="Owner" w:date="2020-09-03T12:52:00Z">
              <w:rPr>
                <w:color w:val="000000"/>
                <w:sz w:val="27"/>
                <w:szCs w:val="27"/>
              </w:rPr>
            </w:rPrChange>
          </w:rPr>
          <w:delText xml:space="preserve"> the courses that I took as an undergrad, the ones I remember the most are topics that I got to choose for myself and work on as the final project/essay.</w:delText>
        </w:r>
      </w:del>
      <w:r w:rsidRPr="00A811C8">
        <w:rPr>
          <w:color w:val="000000"/>
          <w:sz w:val="27"/>
          <w:szCs w:val="27"/>
          <w:highlight w:val="yellow"/>
          <w:rPrChange w:id="968" w:author="Owner" w:date="2020-09-03T12:52:00Z">
            <w:rPr>
              <w:color w:val="000000"/>
              <w:sz w:val="27"/>
              <w:szCs w:val="27"/>
            </w:rPr>
          </w:rPrChange>
        </w:rPr>
        <w:t xml:space="preserve"> </w:t>
      </w:r>
      <w:del w:id="969" w:author="Owner" w:date="2020-09-03T12:29:00Z">
        <w:r w:rsidRPr="00A811C8" w:rsidDel="00DC4892">
          <w:rPr>
            <w:color w:val="000000"/>
            <w:sz w:val="27"/>
            <w:szCs w:val="27"/>
            <w:highlight w:val="yellow"/>
            <w:rPrChange w:id="970" w:author="Owner" w:date="2020-09-03T12:52:00Z">
              <w:rPr>
                <w:color w:val="000000"/>
                <w:sz w:val="27"/>
                <w:szCs w:val="27"/>
              </w:rPr>
            </w:rPrChange>
          </w:rPr>
          <w:delText xml:space="preserve">It </w:delText>
        </w:r>
      </w:del>
      <w:ins w:id="971" w:author="Owner" w:date="2020-09-03T12:29:00Z">
        <w:r w:rsidR="00DC4892" w:rsidRPr="00A811C8">
          <w:rPr>
            <w:color w:val="000000"/>
            <w:sz w:val="27"/>
            <w:szCs w:val="27"/>
            <w:highlight w:val="yellow"/>
            <w:rPrChange w:id="972" w:author="Owner" w:date="2020-09-03T12:52:00Z">
              <w:rPr>
                <w:color w:val="000000"/>
                <w:sz w:val="27"/>
                <w:szCs w:val="27"/>
              </w:rPr>
            </w:rPrChange>
          </w:rPr>
          <w:t xml:space="preserve">These final projects </w:t>
        </w:r>
      </w:ins>
      <w:r w:rsidRPr="00A811C8">
        <w:rPr>
          <w:color w:val="000000"/>
          <w:sz w:val="27"/>
          <w:szCs w:val="27"/>
          <w:highlight w:val="yellow"/>
          <w:rPrChange w:id="973" w:author="Owner" w:date="2020-09-03T12:52:00Z">
            <w:rPr>
              <w:color w:val="000000"/>
              <w:sz w:val="27"/>
              <w:szCs w:val="27"/>
            </w:rPr>
          </w:rPrChange>
        </w:rPr>
        <w:t xml:space="preserve">gave me an opportunity to actively apply some of the concepts that we’d </w:t>
      </w:r>
      <w:del w:id="974" w:author="Owner" w:date="2020-09-03T12:36:00Z">
        <w:r w:rsidRPr="00A811C8" w:rsidDel="00682651">
          <w:rPr>
            <w:color w:val="000000"/>
            <w:sz w:val="27"/>
            <w:szCs w:val="27"/>
            <w:highlight w:val="yellow"/>
            <w:rPrChange w:id="975" w:author="Owner" w:date="2020-09-03T12:52:00Z">
              <w:rPr>
                <w:color w:val="000000"/>
                <w:sz w:val="27"/>
                <w:szCs w:val="27"/>
              </w:rPr>
            </w:rPrChange>
          </w:rPr>
          <w:delText xml:space="preserve">covered </w:delText>
        </w:r>
      </w:del>
      <w:ins w:id="976" w:author="Owner" w:date="2020-09-03T12:36:00Z">
        <w:r w:rsidR="00682651" w:rsidRPr="00A811C8">
          <w:rPr>
            <w:color w:val="000000"/>
            <w:sz w:val="27"/>
            <w:szCs w:val="27"/>
            <w:highlight w:val="yellow"/>
            <w:rPrChange w:id="977" w:author="Owner" w:date="2020-09-03T12:52:00Z">
              <w:rPr>
                <w:color w:val="000000"/>
                <w:sz w:val="27"/>
                <w:szCs w:val="27"/>
              </w:rPr>
            </w:rPrChange>
          </w:rPr>
          <w:t xml:space="preserve">learned </w:t>
        </w:r>
      </w:ins>
      <w:r w:rsidRPr="00A811C8">
        <w:rPr>
          <w:color w:val="000000"/>
          <w:sz w:val="27"/>
          <w:szCs w:val="27"/>
          <w:highlight w:val="yellow"/>
          <w:rPrChange w:id="978" w:author="Owner" w:date="2020-09-03T12:52:00Z">
            <w:rPr>
              <w:color w:val="000000"/>
              <w:sz w:val="27"/>
              <w:szCs w:val="27"/>
            </w:rPr>
          </w:rPrChange>
        </w:rPr>
        <w:t xml:space="preserve">in </w:t>
      </w:r>
      <w:del w:id="979" w:author="Owner" w:date="2020-09-03T12:35:00Z">
        <w:r w:rsidRPr="00A811C8" w:rsidDel="00682651">
          <w:rPr>
            <w:color w:val="000000"/>
            <w:sz w:val="27"/>
            <w:szCs w:val="27"/>
            <w:highlight w:val="yellow"/>
            <w:rPrChange w:id="980" w:author="Owner" w:date="2020-09-03T12:52:00Z">
              <w:rPr>
                <w:color w:val="000000"/>
                <w:sz w:val="27"/>
                <w:szCs w:val="27"/>
              </w:rPr>
            </w:rPrChange>
          </w:rPr>
          <w:delText xml:space="preserve">class </w:delText>
        </w:r>
      </w:del>
      <w:ins w:id="981" w:author="Owner" w:date="2020-09-03T12:35:00Z">
        <w:r w:rsidR="00682651" w:rsidRPr="00A811C8">
          <w:rPr>
            <w:color w:val="000000"/>
            <w:sz w:val="27"/>
            <w:szCs w:val="27"/>
            <w:highlight w:val="yellow"/>
            <w:rPrChange w:id="982" w:author="Owner" w:date="2020-09-03T12:52:00Z">
              <w:rPr>
                <w:color w:val="000000"/>
                <w:sz w:val="27"/>
                <w:szCs w:val="27"/>
              </w:rPr>
            </w:rPrChange>
          </w:rPr>
          <w:t>the course</w:t>
        </w:r>
      </w:ins>
      <w:del w:id="983" w:author="Owner" w:date="2020-09-03T12:36:00Z">
        <w:r w:rsidRPr="00A811C8" w:rsidDel="00682651">
          <w:rPr>
            <w:color w:val="000000"/>
            <w:sz w:val="27"/>
            <w:szCs w:val="27"/>
            <w:highlight w:val="yellow"/>
            <w:rPrChange w:id="984" w:author="Owner" w:date="2020-09-03T12:52:00Z">
              <w:rPr>
                <w:color w:val="000000"/>
                <w:sz w:val="27"/>
                <w:szCs w:val="27"/>
              </w:rPr>
            </w:rPrChange>
          </w:rPr>
          <w:delText xml:space="preserve">to parse out the situation or </w:delText>
        </w:r>
      </w:del>
      <w:del w:id="985" w:author="Owner" w:date="2020-09-03T12:35:00Z">
        <w:r w:rsidRPr="00A811C8" w:rsidDel="00682651">
          <w:rPr>
            <w:color w:val="000000"/>
            <w:sz w:val="27"/>
            <w:szCs w:val="27"/>
            <w:highlight w:val="yellow"/>
            <w:rPrChange w:id="986" w:author="Owner" w:date="2020-09-03T12:52:00Z">
              <w:rPr>
                <w:color w:val="000000"/>
                <w:sz w:val="27"/>
                <w:szCs w:val="27"/>
              </w:rPr>
            </w:rPrChange>
          </w:rPr>
          <w:delText xml:space="preserve">try to </w:delText>
        </w:r>
      </w:del>
      <w:del w:id="987" w:author="Owner" w:date="2020-09-03T12:36:00Z">
        <w:r w:rsidRPr="00A811C8" w:rsidDel="00682651">
          <w:rPr>
            <w:color w:val="000000"/>
            <w:sz w:val="27"/>
            <w:szCs w:val="27"/>
            <w:highlight w:val="yellow"/>
            <w:rPrChange w:id="988" w:author="Owner" w:date="2020-09-03T12:52:00Z">
              <w:rPr>
                <w:color w:val="000000"/>
                <w:sz w:val="27"/>
                <w:szCs w:val="27"/>
              </w:rPr>
            </w:rPrChange>
          </w:rPr>
          <w:delText>find a solution</w:delText>
        </w:r>
      </w:del>
      <w:r w:rsidRPr="00A811C8">
        <w:rPr>
          <w:color w:val="000000"/>
          <w:sz w:val="27"/>
          <w:szCs w:val="27"/>
          <w:highlight w:val="yellow"/>
          <w:rPrChange w:id="989" w:author="Owner" w:date="2020-09-03T12:52:00Z">
            <w:rPr>
              <w:color w:val="000000"/>
              <w:sz w:val="27"/>
              <w:szCs w:val="27"/>
            </w:rPr>
          </w:rPrChange>
        </w:rPr>
        <w:t xml:space="preserve">. By the end of the </w:t>
      </w:r>
      <w:del w:id="990" w:author="Owner" w:date="2020-09-03T12:36:00Z">
        <w:r w:rsidRPr="00A811C8" w:rsidDel="00682651">
          <w:rPr>
            <w:color w:val="000000"/>
            <w:sz w:val="27"/>
            <w:szCs w:val="27"/>
            <w:highlight w:val="yellow"/>
            <w:rPrChange w:id="991" w:author="Owner" w:date="2020-09-03T12:52:00Z">
              <w:rPr>
                <w:color w:val="000000"/>
                <w:sz w:val="27"/>
                <w:szCs w:val="27"/>
              </w:rPr>
            </w:rPrChange>
          </w:rPr>
          <w:delText>course</w:delText>
        </w:r>
      </w:del>
      <w:ins w:id="992" w:author="Owner" w:date="2020-09-03T12:36:00Z">
        <w:r w:rsidR="00682651" w:rsidRPr="00A811C8">
          <w:rPr>
            <w:color w:val="000000"/>
            <w:sz w:val="27"/>
            <w:szCs w:val="27"/>
            <w:highlight w:val="yellow"/>
            <w:rPrChange w:id="993" w:author="Owner" w:date="2020-09-03T12:52:00Z">
              <w:rPr>
                <w:color w:val="000000"/>
                <w:sz w:val="27"/>
                <w:szCs w:val="27"/>
              </w:rPr>
            </w:rPrChange>
          </w:rPr>
          <w:t>project</w:t>
        </w:r>
      </w:ins>
      <w:r w:rsidRPr="00A811C8">
        <w:rPr>
          <w:color w:val="000000"/>
          <w:sz w:val="27"/>
          <w:szCs w:val="27"/>
          <w:highlight w:val="yellow"/>
          <w:rPrChange w:id="994" w:author="Owner" w:date="2020-09-03T12:52:00Z">
            <w:rPr>
              <w:color w:val="000000"/>
              <w:sz w:val="27"/>
              <w:szCs w:val="27"/>
            </w:rPr>
          </w:rPrChange>
        </w:rPr>
        <w:t xml:space="preserve">, I was more motivated to learn than </w:t>
      </w:r>
      <w:ins w:id="995" w:author="Owner" w:date="2020-09-03T12:36:00Z">
        <w:r w:rsidR="00682651" w:rsidRPr="00A811C8">
          <w:rPr>
            <w:color w:val="000000"/>
            <w:sz w:val="27"/>
            <w:szCs w:val="27"/>
            <w:highlight w:val="yellow"/>
            <w:rPrChange w:id="996" w:author="Owner" w:date="2020-09-03T12:52:00Z">
              <w:rPr>
                <w:color w:val="000000"/>
                <w:sz w:val="27"/>
                <w:szCs w:val="27"/>
              </w:rPr>
            </w:rPrChange>
          </w:rPr>
          <w:t xml:space="preserve">at </w:t>
        </w:r>
      </w:ins>
      <w:r w:rsidRPr="00A811C8">
        <w:rPr>
          <w:color w:val="000000"/>
          <w:sz w:val="27"/>
          <w:szCs w:val="27"/>
          <w:highlight w:val="yellow"/>
          <w:rPrChange w:id="997" w:author="Owner" w:date="2020-09-03T12:52:00Z">
            <w:rPr>
              <w:color w:val="000000"/>
              <w:sz w:val="27"/>
              <w:szCs w:val="27"/>
            </w:rPr>
          </w:rPrChange>
        </w:rPr>
        <w:t xml:space="preserve">the beginning of the semester! </w:t>
      </w:r>
      <w:ins w:id="998" w:author="Owner" w:date="2020-09-03T12:37:00Z">
        <w:r w:rsidR="00682651" w:rsidRPr="00A811C8">
          <w:rPr>
            <w:color w:val="000000"/>
            <w:sz w:val="27"/>
            <w:szCs w:val="27"/>
            <w:highlight w:val="yellow"/>
            <w:rPrChange w:id="999" w:author="Owner" w:date="2020-09-03T12:52:00Z">
              <w:rPr>
                <w:color w:val="000000"/>
                <w:sz w:val="27"/>
                <w:szCs w:val="27"/>
              </w:rPr>
            </w:rPrChange>
          </w:rPr>
          <w:t>Seeing the same experience reflected</w:t>
        </w:r>
      </w:ins>
      <w:del w:id="1000" w:author="Owner" w:date="2020-09-03T12:37:00Z">
        <w:r w:rsidRPr="00A811C8" w:rsidDel="00682651">
          <w:rPr>
            <w:color w:val="000000"/>
            <w:sz w:val="27"/>
            <w:szCs w:val="27"/>
            <w:highlight w:val="yellow"/>
            <w:rPrChange w:id="1001" w:author="Owner" w:date="2020-09-03T12:52:00Z">
              <w:rPr>
                <w:color w:val="000000"/>
                <w:sz w:val="27"/>
                <w:szCs w:val="27"/>
              </w:rPr>
            </w:rPrChange>
          </w:rPr>
          <w:delText>Seeing a similar situation reflected</w:delText>
        </w:r>
      </w:del>
      <w:r w:rsidRPr="00A811C8">
        <w:rPr>
          <w:color w:val="000000"/>
          <w:sz w:val="27"/>
          <w:szCs w:val="27"/>
          <w:highlight w:val="yellow"/>
          <w:rPrChange w:id="1002" w:author="Owner" w:date="2020-09-03T12:52:00Z">
            <w:rPr>
              <w:color w:val="000000"/>
              <w:sz w:val="27"/>
              <w:szCs w:val="27"/>
            </w:rPr>
          </w:rPrChange>
        </w:rPr>
        <w:t xml:space="preserve"> in my students made me </w:t>
      </w:r>
      <w:r w:rsidRPr="00A811C8">
        <w:rPr>
          <w:color w:val="000000"/>
          <w:sz w:val="27"/>
          <w:szCs w:val="27"/>
          <w:highlight w:val="yellow"/>
          <w:rPrChange w:id="1003" w:author="Owner" w:date="2020-09-03T12:52:00Z">
            <w:rPr>
              <w:color w:val="000000"/>
              <w:sz w:val="27"/>
              <w:szCs w:val="27"/>
            </w:rPr>
          </w:rPrChange>
        </w:rPr>
        <w:lastRenderedPageBreak/>
        <w:t>appreciate the importance of giving students the freedom to choose their final projects/essays.</w:t>
      </w:r>
    </w:p>
    <w:p w14:paraId="57DA7025" w14:textId="42D5358B" w:rsidR="00156CB8" w:rsidDel="000F6A52" w:rsidRDefault="00156CB8" w:rsidP="00156CB8">
      <w:pPr>
        <w:pStyle w:val="NormalWeb"/>
        <w:rPr>
          <w:del w:id="1004" w:author="Owner" w:date="2020-09-13T13:56:00Z"/>
          <w:color w:val="000000"/>
          <w:sz w:val="27"/>
          <w:szCs w:val="27"/>
        </w:rPr>
      </w:pPr>
      <w:del w:id="1005" w:author="Owner" w:date="2020-09-13T13:55:00Z">
        <w:r w:rsidDel="000F6A52">
          <w:rPr>
            <w:color w:val="000000"/>
            <w:sz w:val="27"/>
            <w:szCs w:val="27"/>
          </w:rPr>
          <w:delText xml:space="preserve">Why </w:delText>
        </w:r>
      </w:del>
      <w:ins w:id="1006" w:author="Owner" w:date="2020-09-13T13:55:00Z">
        <w:r w:rsidR="000F6A52">
          <w:rPr>
            <w:color w:val="000000"/>
            <w:sz w:val="27"/>
            <w:szCs w:val="27"/>
          </w:rPr>
          <w:t xml:space="preserve">How </w:t>
        </w:r>
      </w:ins>
      <w:ins w:id="1007" w:author="Owner" w:date="2020-09-13T13:52:00Z">
        <w:r w:rsidR="000F6A52">
          <w:rPr>
            <w:color w:val="000000"/>
            <w:sz w:val="27"/>
            <w:szCs w:val="27"/>
          </w:rPr>
          <w:t xml:space="preserve">did </w:t>
        </w:r>
      </w:ins>
      <w:ins w:id="1008" w:author="Owner" w:date="2020-09-13T13:55:00Z">
        <w:r w:rsidR="000F6A52">
          <w:rPr>
            <w:color w:val="000000"/>
            <w:sz w:val="27"/>
            <w:szCs w:val="27"/>
          </w:rPr>
          <w:t xml:space="preserve">ants always find </w:t>
        </w:r>
      </w:ins>
      <w:del w:id="1009" w:author="Owner" w:date="2020-09-13T13:52:00Z">
        <w:r w:rsidR="00131772" w:rsidDel="000F6A52">
          <w:rPr>
            <w:color w:val="000000"/>
            <w:sz w:val="27"/>
            <w:szCs w:val="27"/>
          </w:rPr>
          <w:delText xml:space="preserve">are </w:delText>
        </w:r>
      </w:del>
      <w:del w:id="1010" w:author="Owner" w:date="2020-09-13T13:56:00Z">
        <w:r w:rsidDel="000F6A52">
          <w:rPr>
            <w:color w:val="000000"/>
            <w:sz w:val="27"/>
            <w:szCs w:val="27"/>
          </w:rPr>
          <w:delText>ants</w:delText>
        </w:r>
      </w:del>
      <w:ins w:id="1011" w:author="Owner" w:date="2020-09-13T13:56:00Z">
        <w:r w:rsidR="000F6A52">
          <w:rPr>
            <w:color w:val="000000"/>
            <w:sz w:val="27"/>
            <w:szCs w:val="27"/>
          </w:rPr>
          <w:t>their way</w:t>
        </w:r>
      </w:ins>
      <w:r>
        <w:rPr>
          <w:color w:val="000000"/>
          <w:sz w:val="27"/>
          <w:szCs w:val="27"/>
        </w:rPr>
        <w:t xml:space="preserve"> in our ho</w:t>
      </w:r>
      <w:ins w:id="1012" w:author="Owner" w:date="2020-09-13T13:56:00Z">
        <w:r w:rsidR="000F6A52">
          <w:rPr>
            <w:color w:val="000000"/>
            <w:sz w:val="27"/>
            <w:szCs w:val="27"/>
          </w:rPr>
          <w:t>use</w:t>
        </w:r>
      </w:ins>
      <w:del w:id="1013" w:author="Owner" w:date="2020-09-13T13:56:00Z">
        <w:r w:rsidDel="000F6A52">
          <w:rPr>
            <w:color w:val="000000"/>
            <w:sz w:val="27"/>
            <w:szCs w:val="27"/>
          </w:rPr>
          <w:delText>mes</w:delText>
        </w:r>
      </w:del>
      <w:r>
        <w:rPr>
          <w:color w:val="000000"/>
          <w:sz w:val="27"/>
          <w:szCs w:val="27"/>
        </w:rPr>
        <w:t xml:space="preserve"> and especially</w:t>
      </w:r>
      <w:r w:rsidR="00131772">
        <w:rPr>
          <w:color w:val="000000"/>
          <w:sz w:val="27"/>
          <w:szCs w:val="27"/>
        </w:rPr>
        <w:t>,</w:t>
      </w:r>
      <w:r>
        <w:rPr>
          <w:color w:val="000000"/>
          <w:sz w:val="27"/>
          <w:szCs w:val="27"/>
        </w:rPr>
        <w:t xml:space="preserve"> my stack of chocolate?</w:t>
      </w:r>
      <w:r w:rsidRPr="00561818">
        <w:rPr>
          <w:color w:val="000000"/>
          <w:sz w:val="27"/>
          <w:szCs w:val="27"/>
        </w:rPr>
        <w:t xml:space="preserve"> </w:t>
      </w:r>
      <w:r>
        <w:rPr>
          <w:color w:val="000000"/>
          <w:sz w:val="27"/>
          <w:szCs w:val="27"/>
        </w:rPr>
        <w:t xml:space="preserve">Why do tigers have large claws and teeth that maul deer? </w:t>
      </w:r>
      <w:del w:id="1014" w:author="Owner" w:date="2020-09-13T13:57:00Z">
        <w:r w:rsidDel="00331882">
          <w:rPr>
            <w:color w:val="000000"/>
            <w:sz w:val="27"/>
            <w:szCs w:val="27"/>
          </w:rPr>
          <w:delText xml:space="preserve">Why do people seem to hoard more things than they can use? </w:delText>
        </w:r>
      </w:del>
      <w:r>
        <w:rPr>
          <w:color w:val="000000"/>
          <w:sz w:val="27"/>
          <w:szCs w:val="27"/>
        </w:rPr>
        <w:t>Questions like these haunted me as I was growing up.</w:t>
      </w:r>
      <w:del w:id="1015" w:author="Owner" w:date="2020-09-13T13:56:00Z">
        <w:r w:rsidDel="000F6A52">
          <w:rPr>
            <w:color w:val="000000"/>
            <w:sz w:val="27"/>
            <w:szCs w:val="27"/>
          </w:rPr>
          <w:delText xml:space="preserve"> I wanted to understand animal and human behavior. </w:delText>
        </w:r>
      </w:del>
    </w:p>
    <w:p w14:paraId="193C38D4" w14:textId="77777777" w:rsidR="000F6A52" w:rsidRDefault="000F6A52" w:rsidP="003C0E97">
      <w:pPr>
        <w:pStyle w:val="NormalWeb"/>
        <w:rPr>
          <w:ins w:id="1016" w:author="Owner" w:date="2020-09-13T13:57:00Z"/>
          <w:color w:val="000000"/>
          <w:sz w:val="27"/>
          <w:szCs w:val="27"/>
        </w:rPr>
      </w:pPr>
      <w:ins w:id="1017" w:author="Owner" w:date="2020-09-13T13:56:00Z">
        <w:r>
          <w:rPr>
            <w:color w:val="000000"/>
            <w:sz w:val="27"/>
            <w:szCs w:val="27"/>
          </w:rPr>
          <w:t xml:space="preserve"> </w:t>
        </w:r>
      </w:ins>
    </w:p>
    <w:p w14:paraId="3E560BE8" w14:textId="2B748FD3" w:rsidR="00156CB8" w:rsidRDefault="00156CB8" w:rsidP="003C0E97">
      <w:pPr>
        <w:pStyle w:val="NormalWeb"/>
        <w:rPr>
          <w:color w:val="000000"/>
          <w:sz w:val="27"/>
          <w:szCs w:val="27"/>
        </w:rPr>
      </w:pPr>
      <w:r>
        <w:rPr>
          <w:color w:val="000000"/>
          <w:sz w:val="27"/>
          <w:szCs w:val="27"/>
        </w:rPr>
        <w:t xml:space="preserve">Learning about the theory of evolution and survival of the fittest helped put everything into perspective. </w:t>
      </w:r>
      <w:r w:rsidRPr="00322E26">
        <w:rPr>
          <w:color w:val="000000"/>
          <w:sz w:val="27"/>
          <w:szCs w:val="27"/>
          <w:highlight w:val="yellow"/>
        </w:rPr>
        <w:t xml:space="preserve">Ants went from being annoying creatures that got into everything in our house to fascinating creatures with </w:t>
      </w:r>
      <w:del w:id="1018" w:author="Owner" w:date="2020-09-13T13:57:00Z">
        <w:r w:rsidRPr="00322E26" w:rsidDel="000F6A52">
          <w:rPr>
            <w:color w:val="000000"/>
            <w:sz w:val="27"/>
            <w:szCs w:val="27"/>
            <w:highlight w:val="yellow"/>
          </w:rPr>
          <w:delText xml:space="preserve">incredible </w:delText>
        </w:r>
      </w:del>
      <w:ins w:id="1019" w:author="Owner" w:date="2020-09-13T13:57:00Z">
        <w:r w:rsidR="000F6A52">
          <w:rPr>
            <w:color w:val="000000"/>
            <w:sz w:val="27"/>
            <w:szCs w:val="27"/>
            <w:highlight w:val="yellow"/>
          </w:rPr>
          <w:t>complex</w:t>
        </w:r>
        <w:r w:rsidR="000F6A52" w:rsidRPr="00322E26">
          <w:rPr>
            <w:color w:val="000000"/>
            <w:sz w:val="27"/>
            <w:szCs w:val="27"/>
            <w:highlight w:val="yellow"/>
          </w:rPr>
          <w:t xml:space="preserve"> </w:t>
        </w:r>
      </w:ins>
      <w:r w:rsidRPr="00322E26">
        <w:rPr>
          <w:color w:val="000000"/>
          <w:sz w:val="27"/>
          <w:szCs w:val="27"/>
          <w:highlight w:val="yellow"/>
        </w:rPr>
        <w:t xml:space="preserve">social structures and behaviors; </w:t>
      </w:r>
      <w:ins w:id="1020" w:author="Owner" w:date="2020-09-13T13:57:00Z">
        <w:r w:rsidR="00331882">
          <w:rPr>
            <w:color w:val="000000"/>
            <w:sz w:val="27"/>
            <w:szCs w:val="27"/>
            <w:highlight w:val="yellow"/>
          </w:rPr>
          <w:t xml:space="preserve">and </w:t>
        </w:r>
      </w:ins>
      <w:r w:rsidRPr="00322E26">
        <w:rPr>
          <w:color w:val="000000"/>
          <w:sz w:val="27"/>
          <w:szCs w:val="27"/>
          <w:highlight w:val="yellow"/>
        </w:rPr>
        <w:t>tigers went from vicious killers to magnificent creatures struggling to survive</w:t>
      </w:r>
      <w:del w:id="1021" w:author="Owner" w:date="2020-09-13T13:57:00Z">
        <w:r w:rsidDel="00331882">
          <w:rPr>
            <w:color w:val="000000"/>
            <w:sz w:val="27"/>
            <w:szCs w:val="27"/>
          </w:rPr>
          <w:delText>; people went from being greedy hoarders to slaves of evolution</w:delText>
        </w:r>
      </w:del>
      <w:r>
        <w:rPr>
          <w:color w:val="000000"/>
          <w:sz w:val="27"/>
          <w:szCs w:val="27"/>
        </w:rPr>
        <w:t xml:space="preserve">. At the same time, finding answers to these questions led to more questions: Why are ants and tigers different? Why do ants have colonies, </w:t>
      </w:r>
      <w:del w:id="1022" w:author="Owner" w:date="2020-09-13T13:57:00Z">
        <w:r w:rsidR="00131772" w:rsidDel="00331882">
          <w:rPr>
            <w:color w:val="000000"/>
            <w:sz w:val="27"/>
            <w:szCs w:val="27"/>
          </w:rPr>
          <w:delText>and why are</w:delText>
        </w:r>
      </w:del>
      <w:ins w:id="1023" w:author="Owner" w:date="2020-09-13T13:57:00Z">
        <w:r w:rsidR="00331882">
          <w:rPr>
            <w:color w:val="000000"/>
            <w:sz w:val="27"/>
            <w:szCs w:val="27"/>
          </w:rPr>
          <w:t>while</w:t>
        </w:r>
      </w:ins>
      <w:r>
        <w:rPr>
          <w:color w:val="000000"/>
          <w:sz w:val="27"/>
          <w:szCs w:val="27"/>
        </w:rPr>
        <w:t xml:space="preserve"> </w:t>
      </w:r>
      <w:r w:rsidR="00131772">
        <w:rPr>
          <w:color w:val="000000"/>
          <w:sz w:val="27"/>
          <w:szCs w:val="27"/>
        </w:rPr>
        <w:t>tigers</w:t>
      </w:r>
      <w:del w:id="1024" w:author="Owner" w:date="2020-09-13T13:58:00Z">
        <w:r w:rsidR="00131772" w:rsidDel="00331882">
          <w:rPr>
            <w:color w:val="000000"/>
            <w:sz w:val="27"/>
            <w:szCs w:val="27"/>
          </w:rPr>
          <w:delText>’</w:delText>
        </w:r>
      </w:del>
      <w:ins w:id="1025" w:author="Owner" w:date="2020-09-13T13:58:00Z">
        <w:r w:rsidR="00331882">
          <w:rPr>
            <w:color w:val="000000"/>
            <w:sz w:val="27"/>
            <w:szCs w:val="27"/>
          </w:rPr>
          <w:t xml:space="preserve"> are</w:t>
        </w:r>
      </w:ins>
      <w:r>
        <w:rPr>
          <w:color w:val="000000"/>
          <w:sz w:val="27"/>
          <w:szCs w:val="27"/>
        </w:rPr>
        <w:t xml:space="preserve"> loners? </w:t>
      </w:r>
    </w:p>
    <w:p w14:paraId="73120095" w14:textId="716A92E1" w:rsidR="000F6A52" w:rsidRDefault="00331882" w:rsidP="003C0E97">
      <w:pPr>
        <w:pStyle w:val="NormalWeb"/>
        <w:rPr>
          <w:ins w:id="1026" w:author="Owner" w:date="2020-09-13T13:54:00Z"/>
          <w:color w:val="000000"/>
          <w:sz w:val="27"/>
          <w:szCs w:val="27"/>
        </w:rPr>
      </w:pPr>
      <w:ins w:id="1027" w:author="Owner" w:date="2020-09-13T14:01:00Z">
        <w:r>
          <w:rPr>
            <w:color w:val="000000"/>
            <w:sz w:val="27"/>
            <w:szCs w:val="27"/>
          </w:rPr>
          <w:t xml:space="preserve">Carefully thinking about </w:t>
        </w:r>
      </w:ins>
      <w:ins w:id="1028" w:author="Owner" w:date="2020-09-13T14:00:00Z">
        <w:r>
          <w:rPr>
            <w:color w:val="000000"/>
            <w:sz w:val="27"/>
            <w:szCs w:val="27"/>
          </w:rPr>
          <w:t xml:space="preserve">the </w:t>
        </w:r>
      </w:ins>
      <w:ins w:id="1029" w:author="Owner" w:date="2020-09-13T14:01:00Z">
        <w:r>
          <w:rPr>
            <w:color w:val="000000"/>
            <w:sz w:val="27"/>
            <w:szCs w:val="27"/>
          </w:rPr>
          <w:t>world around us as we question the things we see, hear and read leads us to thinking critically</w:t>
        </w:r>
      </w:ins>
      <w:ins w:id="1030" w:author="Owner" w:date="2020-09-13T14:02:00Z">
        <w:r>
          <w:rPr>
            <w:color w:val="000000"/>
            <w:sz w:val="27"/>
            <w:szCs w:val="27"/>
          </w:rPr>
          <w:t xml:space="preserve">. </w:t>
        </w:r>
      </w:ins>
      <w:del w:id="1031" w:author="Owner" w:date="2020-09-03T12:37:00Z">
        <w:r w:rsidR="003C0E97" w:rsidDel="00682651">
          <w:rPr>
            <w:color w:val="000000"/>
            <w:sz w:val="27"/>
            <w:szCs w:val="27"/>
          </w:rPr>
          <w:delText xml:space="preserve">In conservation biology, </w:delText>
        </w:r>
      </w:del>
      <w:ins w:id="1032" w:author="Owner" w:date="2020-09-04T15:29:00Z">
        <w:r w:rsidR="00774560">
          <w:rPr>
            <w:color w:val="000000"/>
            <w:sz w:val="27"/>
            <w:szCs w:val="27"/>
          </w:rPr>
          <w:t>C</w:t>
        </w:r>
      </w:ins>
      <w:ins w:id="1033" w:author="Owner" w:date="2020-09-03T12:37:00Z">
        <w:r w:rsidR="00682651">
          <w:rPr>
            <w:color w:val="000000"/>
            <w:sz w:val="27"/>
            <w:szCs w:val="27"/>
          </w:rPr>
          <w:t>ritical thinking</w:t>
        </w:r>
      </w:ins>
      <w:ins w:id="1034" w:author="Owner" w:date="2020-09-03T12:38:00Z">
        <w:r w:rsidR="00682651">
          <w:rPr>
            <w:color w:val="000000"/>
            <w:sz w:val="27"/>
            <w:szCs w:val="27"/>
          </w:rPr>
          <w:t xml:space="preserve"> as an essential skill that individuals need to develop. </w:t>
        </w:r>
      </w:ins>
    </w:p>
    <w:p w14:paraId="6DCC1A56" w14:textId="0E43B605" w:rsidR="003C0E97" w:rsidRDefault="003C0E97" w:rsidP="003C0E97">
      <w:pPr>
        <w:pStyle w:val="NormalWeb"/>
        <w:rPr>
          <w:color w:val="000000"/>
          <w:sz w:val="27"/>
          <w:szCs w:val="27"/>
        </w:rPr>
      </w:pPr>
      <w:r>
        <w:rPr>
          <w:color w:val="000000"/>
          <w:sz w:val="27"/>
          <w:szCs w:val="27"/>
        </w:rPr>
        <w:t xml:space="preserve">I challenge students to think outside of the material that they </w:t>
      </w:r>
      <w:del w:id="1035" w:author="Owner" w:date="2020-09-03T12:39:00Z">
        <w:r w:rsidDel="00682651">
          <w:rPr>
            <w:color w:val="000000"/>
            <w:sz w:val="27"/>
            <w:szCs w:val="27"/>
          </w:rPr>
          <w:delText>learned</w:delText>
        </w:r>
      </w:del>
      <w:ins w:id="1036" w:author="Owner" w:date="2020-09-03T12:39:00Z">
        <w:r w:rsidR="00682651">
          <w:rPr>
            <w:color w:val="000000"/>
            <w:sz w:val="27"/>
            <w:szCs w:val="27"/>
          </w:rPr>
          <w:t>read</w:t>
        </w:r>
      </w:ins>
      <w:r>
        <w:rPr>
          <w:color w:val="000000"/>
          <w:sz w:val="27"/>
          <w:szCs w:val="27"/>
        </w:rPr>
        <w:t>, to question it, question the methodology</w:t>
      </w:r>
      <w:del w:id="1037" w:author="Owner" w:date="2020-09-03T12:39:00Z">
        <w:r w:rsidDel="00682651">
          <w:rPr>
            <w:color w:val="000000"/>
            <w:sz w:val="27"/>
            <w:szCs w:val="27"/>
          </w:rPr>
          <w:delText xml:space="preserve"> of the studies we read</w:delText>
        </w:r>
      </w:del>
      <w:r>
        <w:rPr>
          <w:color w:val="000000"/>
          <w:sz w:val="27"/>
          <w:szCs w:val="27"/>
        </w:rPr>
        <w:t xml:space="preserve"> and to think critically about the subject, rather than accepting that it must be good because it</w:t>
      </w:r>
      <w:del w:id="1038" w:author="Owner" w:date="2020-09-03T12:39:00Z">
        <w:r w:rsidDel="00682651">
          <w:rPr>
            <w:color w:val="000000"/>
            <w:sz w:val="27"/>
            <w:szCs w:val="27"/>
          </w:rPr>
          <w:delText>’</w:delText>
        </w:r>
      </w:del>
      <w:ins w:id="1039" w:author="Owner" w:date="2020-09-03T12:39:00Z">
        <w:r w:rsidR="00682651">
          <w:rPr>
            <w:color w:val="000000"/>
            <w:sz w:val="27"/>
            <w:szCs w:val="27"/>
          </w:rPr>
          <w:t xml:space="preserve"> wa</w:t>
        </w:r>
      </w:ins>
      <w:r>
        <w:rPr>
          <w:color w:val="000000"/>
          <w:sz w:val="27"/>
          <w:szCs w:val="27"/>
        </w:rPr>
        <w:t xml:space="preserve">s </w:t>
      </w:r>
      <w:del w:id="1040" w:author="Owner" w:date="2020-09-03T12:39:00Z">
        <w:r w:rsidDel="00682651">
          <w:rPr>
            <w:color w:val="000000"/>
            <w:sz w:val="27"/>
            <w:szCs w:val="27"/>
          </w:rPr>
          <w:delText xml:space="preserve">been </w:delText>
        </w:r>
      </w:del>
      <w:r>
        <w:rPr>
          <w:color w:val="000000"/>
          <w:sz w:val="27"/>
          <w:szCs w:val="27"/>
        </w:rPr>
        <w:t>published. For practice, I encourage</w:t>
      </w:r>
      <w:ins w:id="1041" w:author="Owner" w:date="2020-09-03T15:33:00Z">
        <w:r w:rsidR="004D26B5">
          <w:rPr>
            <w:color w:val="000000"/>
            <w:sz w:val="27"/>
            <w:szCs w:val="27"/>
          </w:rPr>
          <w:t>d</w:t>
        </w:r>
      </w:ins>
      <w:ins w:id="1042" w:author="Owner" w:date="2020-09-03T12:39:00Z">
        <w:r w:rsidR="00682651">
          <w:rPr>
            <w:color w:val="000000"/>
            <w:sz w:val="27"/>
            <w:szCs w:val="27"/>
          </w:rPr>
          <w:t xml:space="preserve"> </w:t>
        </w:r>
      </w:ins>
      <w:del w:id="1043" w:author="Owner" w:date="2020-09-03T12:39:00Z">
        <w:r w:rsidDel="00682651">
          <w:rPr>
            <w:color w:val="000000"/>
            <w:sz w:val="27"/>
            <w:szCs w:val="27"/>
          </w:rPr>
          <w:delText>d them</w:delText>
        </w:r>
      </w:del>
      <w:ins w:id="1044" w:author="Owner" w:date="2020-09-03T12:39:00Z">
        <w:r w:rsidR="00682651">
          <w:rPr>
            <w:color w:val="000000"/>
            <w:sz w:val="27"/>
            <w:szCs w:val="27"/>
          </w:rPr>
          <w:t>students</w:t>
        </w:r>
      </w:ins>
      <w:r>
        <w:rPr>
          <w:color w:val="000000"/>
          <w:sz w:val="27"/>
          <w:szCs w:val="27"/>
        </w:rPr>
        <w:t xml:space="preserve"> to </w:t>
      </w:r>
      <w:r w:rsidR="00682651">
        <w:rPr>
          <w:color w:val="000000"/>
          <w:sz w:val="27"/>
          <w:szCs w:val="27"/>
        </w:rPr>
        <w:t xml:space="preserve">challenge </w:t>
      </w:r>
      <w:r>
        <w:rPr>
          <w:color w:val="000000"/>
          <w:sz w:val="27"/>
          <w:szCs w:val="27"/>
        </w:rPr>
        <w:t xml:space="preserve">not only </w:t>
      </w:r>
      <w:del w:id="1045" w:author="Owner" w:date="2020-09-03T12:40:00Z">
        <w:r w:rsidDel="00682651">
          <w:rPr>
            <w:color w:val="000000"/>
            <w:sz w:val="27"/>
            <w:szCs w:val="27"/>
          </w:rPr>
          <w:delText xml:space="preserve">challenge </w:delText>
        </w:r>
      </w:del>
      <w:r>
        <w:rPr>
          <w:color w:val="000000"/>
          <w:sz w:val="27"/>
          <w:szCs w:val="27"/>
        </w:rPr>
        <w:t xml:space="preserve">each other’s ideas, but also my ideas. I turned it into a game and showed them that I welcomed </w:t>
      </w:r>
      <w:ins w:id="1046" w:author="Owner" w:date="2020-09-03T15:33:00Z">
        <w:r w:rsidR="004D26B5">
          <w:rPr>
            <w:color w:val="000000"/>
            <w:sz w:val="27"/>
            <w:szCs w:val="27"/>
          </w:rPr>
          <w:t>their challenge</w:t>
        </w:r>
      </w:ins>
      <w:del w:id="1047" w:author="Owner" w:date="2020-09-03T15:33:00Z">
        <w:r w:rsidDel="004D26B5">
          <w:rPr>
            <w:color w:val="000000"/>
            <w:sz w:val="27"/>
            <w:szCs w:val="27"/>
          </w:rPr>
          <w:delText>it</w:delText>
        </w:r>
      </w:del>
      <w:r>
        <w:rPr>
          <w:color w:val="000000"/>
          <w:sz w:val="27"/>
          <w:szCs w:val="27"/>
        </w:rPr>
        <w:t xml:space="preserve"> to a) set an example and show them how to deal with challenges in a productive way and b)</w:t>
      </w:r>
      <w:del w:id="1048" w:author="Owner" w:date="2020-09-03T12:50:00Z">
        <w:r w:rsidDel="00982655">
          <w:rPr>
            <w:color w:val="000000"/>
            <w:sz w:val="27"/>
            <w:szCs w:val="27"/>
          </w:rPr>
          <w:delText xml:space="preserve"> to</w:delText>
        </w:r>
      </w:del>
      <w:r>
        <w:rPr>
          <w:color w:val="000000"/>
          <w:sz w:val="27"/>
          <w:szCs w:val="27"/>
        </w:rPr>
        <w:t xml:space="preserve"> encourage a positive supportive environment where challenges were a way to help you develop your thinking. It worked</w:t>
      </w:r>
      <w:del w:id="1049" w:author="Owner" w:date="2020-09-03T12:50:00Z">
        <w:r w:rsidDel="00982655">
          <w:rPr>
            <w:color w:val="000000"/>
            <w:sz w:val="27"/>
            <w:szCs w:val="27"/>
          </w:rPr>
          <w:delText>.</w:delText>
        </w:r>
      </w:del>
      <w:ins w:id="1050" w:author="Owner" w:date="2020-09-03T12:50:00Z">
        <w:r w:rsidR="00982655">
          <w:rPr>
            <w:color w:val="000000"/>
            <w:sz w:val="27"/>
            <w:szCs w:val="27"/>
          </w:rPr>
          <w:t>!</w:t>
        </w:r>
      </w:ins>
      <w:r>
        <w:rPr>
          <w:color w:val="000000"/>
          <w:sz w:val="27"/>
          <w:szCs w:val="27"/>
        </w:rPr>
        <w:t xml:space="preserve"> There was some hesitation in the earlier tutorials, but by the end, </w:t>
      </w:r>
      <w:del w:id="1051" w:author="Owner" w:date="2020-09-03T12:50:00Z">
        <w:r w:rsidDel="00982655">
          <w:rPr>
            <w:color w:val="000000"/>
            <w:sz w:val="27"/>
            <w:szCs w:val="27"/>
          </w:rPr>
          <w:delText xml:space="preserve">some </w:delText>
        </w:r>
      </w:del>
      <w:del w:id="1052" w:author="Owner" w:date="2020-09-13T13:55:00Z">
        <w:r w:rsidDel="000F6A52">
          <w:rPr>
            <w:color w:val="000000"/>
            <w:sz w:val="27"/>
            <w:szCs w:val="27"/>
          </w:rPr>
          <w:delText>groups</w:delText>
        </w:r>
      </w:del>
      <w:ins w:id="1053" w:author="Owner" w:date="2020-09-13T13:55:00Z">
        <w:r w:rsidR="000F6A52">
          <w:rPr>
            <w:color w:val="000000"/>
            <w:sz w:val="27"/>
            <w:szCs w:val="27"/>
          </w:rPr>
          <w:t>students</w:t>
        </w:r>
      </w:ins>
      <w:r>
        <w:rPr>
          <w:color w:val="000000"/>
          <w:sz w:val="27"/>
          <w:szCs w:val="27"/>
        </w:rPr>
        <w:t xml:space="preserve"> </w:t>
      </w:r>
      <w:del w:id="1054" w:author="Owner" w:date="2020-09-03T15:34:00Z">
        <w:r w:rsidDel="00075D2D">
          <w:rPr>
            <w:color w:val="000000"/>
            <w:sz w:val="27"/>
            <w:szCs w:val="27"/>
          </w:rPr>
          <w:delText>were having</w:delText>
        </w:r>
      </w:del>
      <w:ins w:id="1055" w:author="Owner" w:date="2020-09-03T15:34:00Z">
        <w:r w:rsidR="00075D2D">
          <w:rPr>
            <w:color w:val="000000"/>
            <w:sz w:val="27"/>
            <w:szCs w:val="27"/>
          </w:rPr>
          <w:t>had</w:t>
        </w:r>
      </w:ins>
      <w:del w:id="1056" w:author="Owner" w:date="2020-09-03T15:34:00Z">
        <w:r w:rsidDel="00075D2D">
          <w:rPr>
            <w:color w:val="000000"/>
            <w:sz w:val="27"/>
            <w:szCs w:val="27"/>
          </w:rPr>
          <w:delText xml:space="preserve"> very</w:delText>
        </w:r>
      </w:del>
      <w:r>
        <w:rPr>
          <w:color w:val="000000"/>
          <w:sz w:val="27"/>
          <w:szCs w:val="27"/>
        </w:rPr>
        <w:t xml:space="preserve"> lively and fruitful discussions</w:t>
      </w:r>
      <w:ins w:id="1057" w:author="Owner" w:date="2020-09-03T15:34:00Z">
        <w:r w:rsidR="00075D2D">
          <w:rPr>
            <w:color w:val="000000"/>
            <w:sz w:val="27"/>
            <w:szCs w:val="27"/>
          </w:rPr>
          <w:t xml:space="preserve"> by</w:t>
        </w:r>
      </w:ins>
      <w:del w:id="1058" w:author="Owner" w:date="2020-09-03T15:34:00Z">
        <w:r w:rsidDel="00075D2D">
          <w:rPr>
            <w:color w:val="000000"/>
            <w:sz w:val="27"/>
            <w:szCs w:val="27"/>
          </w:rPr>
          <w:delText>,</w:delText>
        </w:r>
      </w:del>
      <w:r>
        <w:rPr>
          <w:color w:val="000000"/>
          <w:sz w:val="27"/>
          <w:szCs w:val="27"/>
        </w:rPr>
        <w:t xml:space="preserve"> challenging each other and trying to understand where the other person was coming from.</w:t>
      </w:r>
    </w:p>
    <w:p w14:paraId="4A1B48C8" w14:textId="281708AE" w:rsidR="003C0E97" w:rsidRDefault="00075D2D" w:rsidP="003C0E97">
      <w:pPr>
        <w:pStyle w:val="NormalWeb"/>
        <w:rPr>
          <w:color w:val="000000"/>
          <w:sz w:val="27"/>
          <w:szCs w:val="27"/>
        </w:rPr>
      </w:pPr>
      <w:ins w:id="1059" w:author="Owner" w:date="2020-09-03T15:35:00Z">
        <w:r>
          <w:rPr>
            <w:color w:val="000000"/>
            <w:sz w:val="27"/>
            <w:szCs w:val="27"/>
          </w:rPr>
          <w:t xml:space="preserve">While I wanted to encourage a lively discussion, I also wanted to ensure that students were respectful of each other’s ideas and opinions. </w:t>
        </w:r>
      </w:ins>
      <w:r w:rsidR="003C0E97">
        <w:rPr>
          <w:color w:val="000000"/>
          <w:sz w:val="27"/>
          <w:szCs w:val="27"/>
        </w:rPr>
        <w:t xml:space="preserve">Creating this </w:t>
      </w:r>
      <w:ins w:id="1060" w:author="Owner" w:date="2020-09-03T15:35:00Z">
        <w:r>
          <w:rPr>
            <w:color w:val="000000"/>
            <w:sz w:val="27"/>
            <w:szCs w:val="27"/>
          </w:rPr>
          <w:t xml:space="preserve">type of </w:t>
        </w:r>
      </w:ins>
      <w:del w:id="1061" w:author="Owner" w:date="2020-09-03T15:34:00Z">
        <w:r w:rsidR="003C0E97" w:rsidDel="00075D2D">
          <w:rPr>
            <w:color w:val="000000"/>
            <w:sz w:val="27"/>
            <w:szCs w:val="27"/>
          </w:rPr>
          <w:delText xml:space="preserve">sort of a </w:delText>
        </w:r>
      </w:del>
      <w:r w:rsidR="003C0E97">
        <w:rPr>
          <w:color w:val="000000"/>
          <w:sz w:val="27"/>
          <w:szCs w:val="27"/>
        </w:rPr>
        <w:t>safe environment is crucial for developing critical thinking skills</w:t>
      </w:r>
      <w:del w:id="1062" w:author="Owner" w:date="2020-09-03T12:41:00Z">
        <w:r w:rsidR="003C0E97" w:rsidDel="00420EE9">
          <w:rPr>
            <w:color w:val="000000"/>
            <w:sz w:val="27"/>
            <w:szCs w:val="27"/>
          </w:rPr>
          <w:delText xml:space="preserve"> in students</w:delText>
        </w:r>
      </w:del>
      <w:r w:rsidR="003C0E97">
        <w:rPr>
          <w:color w:val="000000"/>
          <w:sz w:val="27"/>
          <w:szCs w:val="27"/>
        </w:rPr>
        <w:t xml:space="preserve">. </w:t>
      </w:r>
      <w:del w:id="1063" w:author="Owner" w:date="2020-09-03T12:50:00Z">
        <w:r w:rsidR="003C0E97" w:rsidDel="00BF77E0">
          <w:rPr>
            <w:color w:val="000000"/>
            <w:sz w:val="27"/>
            <w:szCs w:val="27"/>
          </w:rPr>
          <w:delText xml:space="preserve">Again, </w:delText>
        </w:r>
      </w:del>
      <w:del w:id="1064" w:author="Owner" w:date="2020-09-03T12:41:00Z">
        <w:r w:rsidR="003C0E97" w:rsidDel="00420EE9">
          <w:rPr>
            <w:color w:val="000000"/>
            <w:sz w:val="27"/>
            <w:szCs w:val="27"/>
          </w:rPr>
          <w:delText xml:space="preserve">in conservation biology, </w:delText>
        </w:r>
      </w:del>
      <w:del w:id="1065" w:author="Owner" w:date="2020-09-03T15:35:00Z">
        <w:r w:rsidR="003C0E97" w:rsidDel="00075D2D">
          <w:rPr>
            <w:color w:val="000000"/>
            <w:sz w:val="27"/>
            <w:szCs w:val="27"/>
          </w:rPr>
          <w:delText xml:space="preserve">I wanted to encourage a lively discussion, </w:delText>
        </w:r>
      </w:del>
      <w:del w:id="1066" w:author="Owner" w:date="2020-09-03T12:50:00Z">
        <w:r w:rsidR="003C0E97" w:rsidDel="00BF77E0">
          <w:rPr>
            <w:color w:val="000000"/>
            <w:sz w:val="27"/>
            <w:szCs w:val="27"/>
          </w:rPr>
          <w:delText xml:space="preserve">but </w:delText>
        </w:r>
      </w:del>
      <w:del w:id="1067" w:author="Owner" w:date="2020-09-03T15:35:00Z">
        <w:r w:rsidR="003C0E97" w:rsidDel="00075D2D">
          <w:rPr>
            <w:color w:val="000000"/>
            <w:sz w:val="27"/>
            <w:szCs w:val="27"/>
          </w:rPr>
          <w:delText>also wanted to ensure that students were respectful of each other’s ideas and opinions.</w:delText>
        </w:r>
      </w:del>
      <w:r w:rsidR="003C0E97">
        <w:rPr>
          <w:color w:val="000000"/>
          <w:sz w:val="27"/>
          <w:szCs w:val="27"/>
        </w:rPr>
        <w:t xml:space="preserve"> </w:t>
      </w:r>
      <w:ins w:id="1068" w:author="Owner" w:date="2020-09-03T15:35:00Z">
        <w:r>
          <w:rPr>
            <w:color w:val="000000"/>
            <w:sz w:val="27"/>
            <w:szCs w:val="27"/>
          </w:rPr>
          <w:t xml:space="preserve">So, </w:t>
        </w:r>
      </w:ins>
      <w:del w:id="1069" w:author="Owner" w:date="2020-09-03T15:35:00Z">
        <w:r w:rsidR="003C0E97" w:rsidDel="00075D2D">
          <w:rPr>
            <w:color w:val="000000"/>
            <w:sz w:val="27"/>
            <w:szCs w:val="27"/>
          </w:rPr>
          <w:delText>I</w:delText>
        </w:r>
      </w:del>
      <w:ins w:id="1070" w:author="Owner" w:date="2020-09-03T15:35:00Z">
        <w:r>
          <w:rPr>
            <w:color w:val="000000"/>
            <w:sz w:val="27"/>
            <w:szCs w:val="27"/>
          </w:rPr>
          <w:t>i</w:t>
        </w:r>
      </w:ins>
      <w:r w:rsidR="003C0E97">
        <w:rPr>
          <w:color w:val="000000"/>
          <w:sz w:val="27"/>
          <w:szCs w:val="27"/>
        </w:rPr>
        <w:t xml:space="preserve">n the first ten minutes of the first </w:t>
      </w:r>
      <w:del w:id="1071" w:author="Owner" w:date="2020-09-03T15:35:00Z">
        <w:r w:rsidR="003C0E97" w:rsidDel="00075D2D">
          <w:rPr>
            <w:color w:val="000000"/>
            <w:sz w:val="27"/>
            <w:szCs w:val="27"/>
          </w:rPr>
          <w:delText xml:space="preserve">class </w:delText>
        </w:r>
      </w:del>
      <w:ins w:id="1072" w:author="Owner" w:date="2020-09-03T15:35:00Z">
        <w:r>
          <w:rPr>
            <w:color w:val="000000"/>
            <w:sz w:val="27"/>
            <w:szCs w:val="27"/>
          </w:rPr>
          <w:t xml:space="preserve">tutorial </w:t>
        </w:r>
      </w:ins>
      <w:r w:rsidR="003C0E97">
        <w:rPr>
          <w:color w:val="000000"/>
          <w:sz w:val="27"/>
          <w:szCs w:val="27"/>
        </w:rPr>
        <w:t>I made it very clear that the environment that I was trying to create was one of mutual respect and understanding</w:t>
      </w:r>
      <w:del w:id="1073" w:author="Owner" w:date="2020-09-03T15:36:00Z">
        <w:r w:rsidR="003C0E97" w:rsidDel="00075D2D">
          <w:rPr>
            <w:color w:val="000000"/>
            <w:sz w:val="27"/>
            <w:szCs w:val="27"/>
          </w:rPr>
          <w:delText xml:space="preserve"> </w:delText>
        </w:r>
      </w:del>
      <w:r w:rsidR="003C0E97">
        <w:rPr>
          <w:color w:val="000000"/>
          <w:sz w:val="27"/>
          <w:szCs w:val="27"/>
        </w:rPr>
        <w:t>–</w:t>
      </w:r>
      <w:del w:id="1074" w:author="Owner" w:date="2020-09-03T15:36:00Z">
        <w:r w:rsidR="003C0E97" w:rsidDel="00075D2D">
          <w:rPr>
            <w:color w:val="000000"/>
            <w:sz w:val="27"/>
            <w:szCs w:val="27"/>
          </w:rPr>
          <w:delText xml:space="preserve"> </w:delText>
        </w:r>
      </w:del>
      <w:r w:rsidR="003C0E97">
        <w:rPr>
          <w:color w:val="000000"/>
          <w:sz w:val="27"/>
          <w:szCs w:val="27"/>
        </w:rPr>
        <w:t xml:space="preserve">not just between </w:t>
      </w:r>
      <w:r w:rsidR="003C0E97">
        <w:rPr>
          <w:color w:val="000000"/>
          <w:sz w:val="27"/>
          <w:szCs w:val="27"/>
        </w:rPr>
        <w:lastRenderedPageBreak/>
        <w:t>the students and myself, but also between fellow students. I taught three sections. The first and last section</w:t>
      </w:r>
      <w:ins w:id="1075" w:author="Owner" w:date="2020-09-03T15:36:00Z">
        <w:r>
          <w:rPr>
            <w:color w:val="000000"/>
            <w:sz w:val="27"/>
            <w:szCs w:val="27"/>
          </w:rPr>
          <w:t>s</w:t>
        </w:r>
      </w:ins>
      <w:r w:rsidR="003C0E97">
        <w:rPr>
          <w:color w:val="000000"/>
          <w:sz w:val="27"/>
          <w:szCs w:val="27"/>
        </w:rPr>
        <w:t xml:space="preserve"> were open to discussions after the initial speech about creating a safe space, but it was a pain to get students in my middle section to speak out. Initially, I thought they just needed some time to get used to each other and that they would start participating in a week or two. </w:t>
      </w:r>
      <w:ins w:id="1076" w:author="Owner" w:date="2020-09-03T12:43:00Z">
        <w:r w:rsidR="00420EE9">
          <w:rPr>
            <w:color w:val="000000"/>
            <w:sz w:val="27"/>
            <w:szCs w:val="27"/>
          </w:rPr>
          <w:t xml:space="preserve">But, </w:t>
        </w:r>
      </w:ins>
      <w:del w:id="1077" w:author="Owner" w:date="2020-09-03T12:43:00Z">
        <w:r w:rsidR="003C0E97" w:rsidDel="00420EE9">
          <w:rPr>
            <w:color w:val="000000"/>
            <w:sz w:val="27"/>
            <w:szCs w:val="27"/>
          </w:rPr>
          <w:delText>A</w:delText>
        </w:r>
      </w:del>
      <w:ins w:id="1078" w:author="Owner" w:date="2020-09-03T12:43:00Z">
        <w:r w:rsidR="00420EE9">
          <w:rPr>
            <w:color w:val="000000"/>
            <w:sz w:val="27"/>
            <w:szCs w:val="27"/>
          </w:rPr>
          <w:t>a</w:t>
        </w:r>
      </w:ins>
      <w:r w:rsidR="003C0E97">
        <w:rPr>
          <w:color w:val="000000"/>
          <w:sz w:val="27"/>
          <w:szCs w:val="27"/>
        </w:rPr>
        <w:t xml:space="preserve">fter three weeks, they were still hesitant. So, </w:t>
      </w:r>
      <w:del w:id="1079" w:author="Owner" w:date="2020-09-03T15:36:00Z">
        <w:r w:rsidR="003C0E97" w:rsidDel="00075D2D">
          <w:rPr>
            <w:color w:val="000000"/>
            <w:sz w:val="27"/>
            <w:szCs w:val="27"/>
          </w:rPr>
          <w:delText xml:space="preserve">after the third tutorial, </w:delText>
        </w:r>
      </w:del>
      <w:r w:rsidR="003C0E97">
        <w:rPr>
          <w:color w:val="000000"/>
          <w:sz w:val="27"/>
          <w:szCs w:val="27"/>
        </w:rPr>
        <w:t xml:space="preserve">I asked them </w:t>
      </w:r>
      <w:del w:id="1080" w:author="Owner" w:date="2020-09-03T12:43:00Z">
        <w:r w:rsidR="003C0E97" w:rsidDel="00420EE9">
          <w:rPr>
            <w:color w:val="000000"/>
            <w:sz w:val="27"/>
            <w:szCs w:val="27"/>
          </w:rPr>
          <w:delText>if there</w:delText>
        </w:r>
      </w:del>
      <w:ins w:id="1081" w:author="Owner" w:date="2020-09-03T12:43:00Z">
        <w:r w:rsidR="00420EE9">
          <w:rPr>
            <w:color w:val="000000"/>
            <w:sz w:val="27"/>
            <w:szCs w:val="27"/>
          </w:rPr>
          <w:t xml:space="preserve">what </w:t>
        </w:r>
      </w:ins>
      <w:del w:id="1082" w:author="Owner" w:date="2020-09-03T12:44:00Z">
        <w:r w:rsidR="003C0E97" w:rsidDel="00420EE9">
          <w:rPr>
            <w:color w:val="000000"/>
            <w:sz w:val="27"/>
            <w:szCs w:val="27"/>
          </w:rPr>
          <w:delText xml:space="preserve"> was </w:delText>
        </w:r>
      </w:del>
      <w:del w:id="1083" w:author="Owner" w:date="2020-09-03T12:43:00Z">
        <w:r w:rsidR="003C0E97" w:rsidDel="00420EE9">
          <w:rPr>
            <w:color w:val="000000"/>
            <w:sz w:val="27"/>
            <w:szCs w:val="27"/>
          </w:rPr>
          <w:delText>anything</w:delText>
        </w:r>
      </w:del>
      <w:del w:id="1084" w:author="Owner" w:date="2020-09-03T12:44:00Z">
        <w:r w:rsidR="003C0E97" w:rsidDel="00420EE9">
          <w:rPr>
            <w:color w:val="000000"/>
            <w:sz w:val="27"/>
            <w:szCs w:val="27"/>
          </w:rPr>
          <w:delText xml:space="preserve"> </w:delText>
        </w:r>
      </w:del>
      <w:r w:rsidR="003C0E97">
        <w:rPr>
          <w:color w:val="000000"/>
          <w:sz w:val="27"/>
          <w:szCs w:val="27"/>
        </w:rPr>
        <w:t>I could do to encourage participation since</w:t>
      </w:r>
      <w:ins w:id="1085" w:author="Owner" w:date="2020-09-03T12:44:00Z">
        <w:r w:rsidR="00420EE9">
          <w:rPr>
            <w:color w:val="000000"/>
            <w:sz w:val="27"/>
            <w:szCs w:val="27"/>
          </w:rPr>
          <w:t xml:space="preserve"> that was</w:t>
        </w:r>
      </w:ins>
      <w:r w:rsidR="003C0E97">
        <w:rPr>
          <w:color w:val="000000"/>
          <w:sz w:val="27"/>
          <w:szCs w:val="27"/>
        </w:rPr>
        <w:t xml:space="preserve"> the entire point of the tutorials</w:t>
      </w:r>
      <w:del w:id="1086" w:author="Owner" w:date="2020-09-03T12:44:00Z">
        <w:r w:rsidR="003C0E97" w:rsidDel="00420EE9">
          <w:rPr>
            <w:color w:val="000000"/>
            <w:sz w:val="27"/>
            <w:szCs w:val="27"/>
          </w:rPr>
          <w:delText xml:space="preserve"> was participation and developing critical thinking skills</w:delText>
        </w:r>
      </w:del>
      <w:r w:rsidR="003C0E97">
        <w:rPr>
          <w:color w:val="000000"/>
          <w:sz w:val="27"/>
          <w:szCs w:val="27"/>
        </w:rPr>
        <w:t>. A few students came up to me</w:t>
      </w:r>
      <w:ins w:id="1087" w:author="Owner" w:date="2020-09-03T15:37:00Z">
        <w:r>
          <w:rPr>
            <w:color w:val="000000"/>
            <w:sz w:val="27"/>
            <w:szCs w:val="27"/>
          </w:rPr>
          <w:t>, after class,</w:t>
        </w:r>
      </w:ins>
      <w:r w:rsidR="003C0E97">
        <w:rPr>
          <w:color w:val="000000"/>
          <w:sz w:val="27"/>
          <w:szCs w:val="27"/>
        </w:rPr>
        <w:t xml:space="preserve"> and mentioned that they were hesitant to participate because they were worried that they might offend people whose opinions differed from their</w:t>
      </w:r>
      <w:del w:id="1088" w:author="Owner" w:date="2020-09-03T12:44:00Z">
        <w:r w:rsidR="003C0E97" w:rsidDel="00420EE9">
          <w:rPr>
            <w:color w:val="000000"/>
            <w:sz w:val="27"/>
            <w:szCs w:val="27"/>
          </w:rPr>
          <w:delText>s</w:delText>
        </w:r>
      </w:del>
      <w:ins w:id="1089" w:author="Owner" w:date="2020-09-03T12:44:00Z">
        <w:r w:rsidR="00420EE9">
          <w:rPr>
            <w:color w:val="000000"/>
            <w:sz w:val="27"/>
            <w:szCs w:val="27"/>
          </w:rPr>
          <w:t xml:space="preserve"> own</w:t>
        </w:r>
      </w:ins>
      <w:r w:rsidR="003C0E97">
        <w:rPr>
          <w:color w:val="000000"/>
          <w:sz w:val="27"/>
          <w:szCs w:val="27"/>
        </w:rPr>
        <w:t>.</w:t>
      </w:r>
    </w:p>
    <w:p w14:paraId="13C3FE18" w14:textId="243A9ABF" w:rsidR="003C0E97" w:rsidRDefault="003C0E97" w:rsidP="003C0E97">
      <w:pPr>
        <w:pStyle w:val="NormalWeb"/>
        <w:rPr>
          <w:color w:val="000000"/>
          <w:sz w:val="27"/>
          <w:szCs w:val="27"/>
        </w:rPr>
      </w:pPr>
      <w:r>
        <w:rPr>
          <w:color w:val="000000"/>
          <w:sz w:val="27"/>
          <w:szCs w:val="27"/>
        </w:rPr>
        <w:t xml:space="preserve">Taking what they had said into account, before beginning the fourth tutorial session for that section,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t>
      </w:r>
      <w:del w:id="1090" w:author="Owner" w:date="2020-09-03T15:38:00Z">
        <w:r w:rsidDel="00075D2D">
          <w:rPr>
            <w:color w:val="000000"/>
            <w:sz w:val="27"/>
            <w:szCs w:val="27"/>
          </w:rPr>
          <w:delText>what not to do in the future</w:delText>
        </w:r>
      </w:del>
      <w:ins w:id="1091" w:author="Owner" w:date="2020-09-03T15:38:00Z">
        <w:r w:rsidR="00075D2D">
          <w:rPr>
            <w:color w:val="000000"/>
            <w:sz w:val="27"/>
            <w:szCs w:val="27"/>
          </w:rPr>
          <w:t>the what and the why</w:t>
        </w:r>
      </w:ins>
      <w:r>
        <w:rPr>
          <w:color w:val="000000"/>
          <w:sz w:val="27"/>
          <w:szCs w:val="27"/>
        </w:rPr>
        <w:t xml:space="preserve">. After this </w:t>
      </w:r>
      <w:del w:id="1092" w:author="Owner" w:date="2020-09-03T15:38:00Z">
        <w:r w:rsidDel="00075D2D">
          <w:rPr>
            <w:color w:val="000000"/>
            <w:sz w:val="27"/>
            <w:szCs w:val="27"/>
          </w:rPr>
          <w:delText>introduction</w:delText>
        </w:r>
      </w:del>
      <w:ins w:id="1093" w:author="Owner" w:date="2020-09-03T15:38:00Z">
        <w:r w:rsidR="00075D2D">
          <w:rPr>
            <w:color w:val="000000"/>
            <w:sz w:val="27"/>
            <w:szCs w:val="27"/>
          </w:rPr>
          <w:t>intervention</w:t>
        </w:r>
      </w:ins>
      <w:r>
        <w:rPr>
          <w:color w:val="000000"/>
          <w:sz w:val="27"/>
          <w:szCs w:val="27"/>
        </w:rPr>
        <w:t xml:space="preserve">, participation in the class increased by more than two-fold! </w:t>
      </w:r>
      <w:ins w:id="1094" w:author="Owner" w:date="2020-09-03T12:45:00Z">
        <w:r w:rsidR="00420EE9">
          <w:rPr>
            <w:color w:val="000000"/>
            <w:sz w:val="27"/>
            <w:szCs w:val="27"/>
          </w:rPr>
          <w:t xml:space="preserve">The following </w:t>
        </w:r>
      </w:ins>
      <w:del w:id="1095" w:author="Owner" w:date="2020-09-03T12:45:00Z">
        <w:r w:rsidDel="00420EE9">
          <w:rPr>
            <w:color w:val="000000"/>
            <w:sz w:val="27"/>
            <w:szCs w:val="27"/>
          </w:rPr>
          <w:delText xml:space="preserve">Next </w:delText>
        </w:r>
      </w:del>
      <w:r>
        <w:rPr>
          <w:color w:val="000000"/>
          <w:sz w:val="27"/>
          <w:szCs w:val="27"/>
        </w:rPr>
        <w:t>year, when I t</w:t>
      </w:r>
      <w:ins w:id="1096" w:author="Owner" w:date="2020-09-03T12:45:00Z">
        <w:r w:rsidR="00420EE9">
          <w:rPr>
            <w:color w:val="000000"/>
            <w:sz w:val="27"/>
            <w:szCs w:val="27"/>
          </w:rPr>
          <w:t>aught</w:t>
        </w:r>
      </w:ins>
      <w:del w:id="1097" w:author="Owner" w:date="2020-09-03T12:45:00Z">
        <w:r w:rsidDel="00420EE9">
          <w:rPr>
            <w:color w:val="000000"/>
            <w:sz w:val="27"/>
            <w:szCs w:val="27"/>
          </w:rPr>
          <w:delText>each</w:delText>
        </w:r>
      </w:del>
      <w:r>
        <w:rPr>
          <w:color w:val="000000"/>
          <w:sz w:val="27"/>
          <w:szCs w:val="27"/>
        </w:rPr>
        <w:t xml:space="preserve"> the same course, I </w:t>
      </w:r>
      <w:del w:id="1098" w:author="Owner" w:date="2020-09-03T12:45:00Z">
        <w:r w:rsidDel="00982655">
          <w:rPr>
            <w:color w:val="000000"/>
            <w:sz w:val="27"/>
            <w:szCs w:val="27"/>
          </w:rPr>
          <w:delText xml:space="preserve">plan on </w:delText>
        </w:r>
      </w:del>
      <w:r>
        <w:rPr>
          <w:color w:val="000000"/>
          <w:sz w:val="27"/>
          <w:szCs w:val="27"/>
        </w:rPr>
        <w:t>ma</w:t>
      </w:r>
      <w:ins w:id="1099" w:author="Owner" w:date="2020-09-03T12:45:00Z">
        <w:r w:rsidR="00982655">
          <w:rPr>
            <w:color w:val="000000"/>
            <w:sz w:val="27"/>
            <w:szCs w:val="27"/>
          </w:rPr>
          <w:t>de</w:t>
        </w:r>
      </w:ins>
      <w:del w:id="1100" w:author="Owner" w:date="2020-09-03T12:45:00Z">
        <w:r w:rsidDel="00982655">
          <w:rPr>
            <w:color w:val="000000"/>
            <w:sz w:val="27"/>
            <w:szCs w:val="27"/>
          </w:rPr>
          <w:delText>king</w:delText>
        </w:r>
      </w:del>
      <w:r>
        <w:rPr>
          <w:color w:val="000000"/>
          <w:sz w:val="27"/>
          <w:szCs w:val="27"/>
        </w:rPr>
        <w:t xml:space="preserve"> sure that the students realise</w:t>
      </w:r>
      <w:ins w:id="1101" w:author="Owner" w:date="2020-09-03T12:45:00Z">
        <w:r w:rsidR="00982655">
          <w:rPr>
            <w:color w:val="000000"/>
            <w:sz w:val="27"/>
            <w:szCs w:val="27"/>
          </w:rPr>
          <w:t>d</w:t>
        </w:r>
      </w:ins>
      <w:r>
        <w:rPr>
          <w:color w:val="000000"/>
          <w:sz w:val="27"/>
          <w:szCs w:val="27"/>
        </w:rPr>
        <w:t xml:space="preserve">, from the get-go, that safe space also means that when you make a mistake, we </w:t>
      </w:r>
      <w:del w:id="1102" w:author="Owner" w:date="2020-09-03T15:38:00Z">
        <w:r w:rsidDel="00075D2D">
          <w:rPr>
            <w:color w:val="000000"/>
            <w:sz w:val="27"/>
            <w:szCs w:val="27"/>
          </w:rPr>
          <w:delText xml:space="preserve">will </w:delText>
        </w:r>
      </w:del>
      <w:r>
        <w:rPr>
          <w:color w:val="000000"/>
          <w:sz w:val="27"/>
          <w:szCs w:val="27"/>
        </w:rPr>
        <w:t>work through it together.</w:t>
      </w:r>
      <w:ins w:id="1103" w:author="Owner" w:date="2020-09-03T12:46:00Z">
        <w:r w:rsidR="00982655">
          <w:rPr>
            <w:color w:val="000000"/>
            <w:sz w:val="27"/>
            <w:szCs w:val="27"/>
          </w:rPr>
          <w:t xml:space="preserve"> That year, participation was high in all sessions</w:t>
        </w:r>
      </w:ins>
      <w:ins w:id="1104" w:author="Owner" w:date="2020-09-03T15:38:00Z">
        <w:r w:rsidR="0021555F">
          <w:rPr>
            <w:color w:val="000000"/>
            <w:sz w:val="27"/>
            <w:szCs w:val="27"/>
          </w:rPr>
          <w:t xml:space="preserve"> fro</w:t>
        </w:r>
      </w:ins>
      <w:ins w:id="1105" w:author="Owner" w:date="2020-09-03T15:39:00Z">
        <w:r w:rsidR="0021555F">
          <w:rPr>
            <w:color w:val="000000"/>
            <w:sz w:val="27"/>
            <w:szCs w:val="27"/>
          </w:rPr>
          <w:t>m the beginning</w:t>
        </w:r>
      </w:ins>
      <w:ins w:id="1106" w:author="Owner" w:date="2020-09-03T12:46:00Z">
        <w:r w:rsidR="00982655">
          <w:rPr>
            <w:color w:val="000000"/>
            <w:sz w:val="27"/>
            <w:szCs w:val="27"/>
          </w:rPr>
          <w:t>!</w:t>
        </w:r>
      </w:ins>
    </w:p>
    <w:p w14:paraId="60F7A599" w14:textId="22F3E284" w:rsidR="003C0E97" w:rsidRDefault="003C0E97" w:rsidP="003C0E97">
      <w:pPr>
        <w:pStyle w:val="NormalWeb"/>
        <w:rPr>
          <w:color w:val="000000"/>
          <w:sz w:val="27"/>
          <w:szCs w:val="27"/>
        </w:rPr>
      </w:pPr>
      <w:del w:id="1107" w:author="Owner" w:date="2020-09-03T12:47:00Z">
        <w:r w:rsidDel="00982655">
          <w:rPr>
            <w:color w:val="000000"/>
            <w:sz w:val="27"/>
            <w:szCs w:val="27"/>
          </w:rPr>
          <w:delText>In the end, m</w:delText>
        </w:r>
      </w:del>
      <w:ins w:id="1108" w:author="Owner" w:date="2020-09-03T12:47:00Z">
        <w:r w:rsidR="00982655">
          <w:rPr>
            <w:color w:val="000000"/>
            <w:sz w:val="27"/>
            <w:szCs w:val="27"/>
          </w:rPr>
          <w:t>To summarize, m</w:t>
        </w:r>
      </w:ins>
      <w:r>
        <w:rPr>
          <w:color w:val="000000"/>
          <w:sz w:val="27"/>
          <w:szCs w:val="27"/>
        </w:rPr>
        <w:t xml:space="preserve">y goal is </w:t>
      </w:r>
      <w:del w:id="1109" w:author="Owner" w:date="2020-09-03T15:39:00Z">
        <w:r w:rsidDel="0021555F">
          <w:rPr>
            <w:color w:val="000000"/>
            <w:sz w:val="27"/>
            <w:szCs w:val="27"/>
          </w:rPr>
          <w:delText xml:space="preserve">that </w:delText>
        </w:r>
      </w:del>
      <w:ins w:id="1110" w:author="Owner" w:date="2020-09-03T15:39:00Z">
        <w:r w:rsidR="0021555F">
          <w:rPr>
            <w:color w:val="000000"/>
            <w:sz w:val="27"/>
            <w:szCs w:val="27"/>
          </w:rPr>
          <w:t xml:space="preserve">for </w:t>
        </w:r>
      </w:ins>
      <w:r>
        <w:rPr>
          <w:color w:val="000000"/>
          <w:sz w:val="27"/>
          <w:szCs w:val="27"/>
        </w:rPr>
        <w:t xml:space="preserve">students </w:t>
      </w:r>
      <w:ins w:id="1111" w:author="Owner" w:date="2020-09-03T15:39:00Z">
        <w:r w:rsidR="0021555F">
          <w:rPr>
            <w:color w:val="000000"/>
            <w:sz w:val="27"/>
            <w:szCs w:val="27"/>
          </w:rPr>
          <w:t xml:space="preserve">to </w:t>
        </w:r>
      </w:ins>
      <w:r>
        <w:rPr>
          <w:color w:val="000000"/>
          <w:sz w:val="27"/>
          <w:szCs w:val="27"/>
        </w:rPr>
        <w:t xml:space="preserve">learn to think critically about any relevant </w:t>
      </w:r>
      <w:ins w:id="1112" w:author="Owner" w:date="2020-09-03T15:39:00Z">
        <w:r w:rsidR="0021555F">
          <w:rPr>
            <w:color w:val="000000"/>
            <w:sz w:val="27"/>
            <w:szCs w:val="27"/>
          </w:rPr>
          <w:t xml:space="preserve">topic and/or </w:t>
        </w:r>
      </w:ins>
      <w:r>
        <w:rPr>
          <w:color w:val="000000"/>
          <w:sz w:val="27"/>
          <w:szCs w:val="27"/>
        </w:rPr>
        <w:t>contemporary issue</w:t>
      </w:r>
      <w:del w:id="1113" w:author="Owner" w:date="2020-09-03T12:47:00Z">
        <w:r w:rsidDel="00982655">
          <w:rPr>
            <w:color w:val="000000"/>
            <w:sz w:val="27"/>
            <w:szCs w:val="27"/>
          </w:rPr>
          <w:delText>s in the field</w:delText>
        </w:r>
      </w:del>
      <w:r>
        <w:rPr>
          <w:color w:val="000000"/>
          <w:sz w:val="27"/>
          <w:szCs w:val="27"/>
        </w:rPr>
        <w:t xml:space="preserve">, consider the problem from multiple perspectives and make a strong case for their proposed solution. </w:t>
      </w:r>
      <w:del w:id="1114" w:author="Owner" w:date="2020-09-03T12:47:00Z">
        <w:r w:rsidDel="00982655">
          <w:rPr>
            <w:color w:val="000000"/>
            <w:sz w:val="27"/>
            <w:szCs w:val="27"/>
          </w:rPr>
          <w:delText xml:space="preserve">When presenting their proposed solutions, </w:delText>
        </w:r>
      </w:del>
      <w:r>
        <w:rPr>
          <w:color w:val="000000"/>
          <w:sz w:val="27"/>
          <w:szCs w:val="27"/>
        </w:rPr>
        <w:t xml:space="preserve">I also </w:t>
      </w:r>
      <w:del w:id="1115" w:author="Owner" w:date="2020-09-03T12:47:00Z">
        <w:r w:rsidDel="00982655">
          <w:rPr>
            <w:color w:val="000000"/>
            <w:sz w:val="27"/>
            <w:szCs w:val="27"/>
          </w:rPr>
          <w:delText xml:space="preserve">try to </w:delText>
        </w:r>
      </w:del>
      <w:r>
        <w:rPr>
          <w:color w:val="000000"/>
          <w:sz w:val="27"/>
          <w:szCs w:val="27"/>
        </w:rPr>
        <w:t xml:space="preserve">encourage </w:t>
      </w:r>
      <w:del w:id="1116" w:author="Owner" w:date="2020-09-03T12:47:00Z">
        <w:r w:rsidDel="00982655">
          <w:rPr>
            <w:color w:val="000000"/>
            <w:sz w:val="27"/>
            <w:szCs w:val="27"/>
          </w:rPr>
          <w:delText xml:space="preserve">my </w:delText>
        </w:r>
      </w:del>
      <w:r>
        <w:rPr>
          <w:color w:val="000000"/>
          <w:sz w:val="27"/>
          <w:szCs w:val="27"/>
        </w:rPr>
        <w:t xml:space="preserve">students to be willing and flexible to adapt their </w:t>
      </w:r>
      <w:ins w:id="1117" w:author="Owner" w:date="2020-09-03T15:40:00Z">
        <w:r w:rsidR="0021555F">
          <w:rPr>
            <w:color w:val="000000"/>
            <w:sz w:val="27"/>
            <w:szCs w:val="27"/>
          </w:rPr>
          <w:t xml:space="preserve">views and </w:t>
        </w:r>
      </w:ins>
      <w:r>
        <w:rPr>
          <w:color w:val="000000"/>
          <w:sz w:val="27"/>
          <w:szCs w:val="27"/>
        </w:rPr>
        <w:t xml:space="preserve">plans based on valid </w:t>
      </w:r>
      <w:ins w:id="1118" w:author="Owner" w:date="2020-09-03T15:40:00Z">
        <w:r w:rsidR="0021555F">
          <w:rPr>
            <w:color w:val="000000"/>
            <w:sz w:val="27"/>
            <w:szCs w:val="27"/>
          </w:rPr>
          <w:t xml:space="preserve">arguments and </w:t>
        </w:r>
      </w:ins>
      <w:r>
        <w:rPr>
          <w:color w:val="000000"/>
          <w:sz w:val="27"/>
          <w:szCs w:val="27"/>
        </w:rPr>
        <w:t>recommendations</w:t>
      </w:r>
      <w:ins w:id="1119" w:author="Owner" w:date="2020-09-03T15:40:00Z">
        <w:r w:rsidR="0021555F">
          <w:rPr>
            <w:color w:val="000000"/>
            <w:sz w:val="27"/>
            <w:szCs w:val="27"/>
          </w:rPr>
          <w:t>, respectively</w:t>
        </w:r>
      </w:ins>
      <w:ins w:id="1120" w:author="Owner" w:date="2020-09-03T12:48:00Z">
        <w:r w:rsidR="00982655">
          <w:rPr>
            <w:color w:val="000000"/>
            <w:sz w:val="27"/>
            <w:szCs w:val="27"/>
          </w:rPr>
          <w:t xml:space="preserve">—after all, problem solving, flexibility and adaptability are </w:t>
        </w:r>
      </w:ins>
      <w:ins w:id="1121" w:author="Owner" w:date="2020-09-03T15:40:00Z">
        <w:r w:rsidR="0021555F">
          <w:rPr>
            <w:color w:val="000000"/>
            <w:sz w:val="27"/>
            <w:szCs w:val="27"/>
          </w:rPr>
          <w:t>vital</w:t>
        </w:r>
      </w:ins>
      <w:ins w:id="1122" w:author="Owner" w:date="2020-09-03T12:48:00Z">
        <w:r w:rsidR="00982655">
          <w:rPr>
            <w:color w:val="000000"/>
            <w:sz w:val="27"/>
            <w:szCs w:val="27"/>
          </w:rPr>
          <w:t xml:space="preserve"> skills </w:t>
        </w:r>
      </w:ins>
      <w:ins w:id="1123" w:author="Owner" w:date="2020-09-03T15:40:00Z">
        <w:r w:rsidR="0021555F">
          <w:rPr>
            <w:color w:val="000000"/>
            <w:sz w:val="27"/>
            <w:szCs w:val="27"/>
          </w:rPr>
          <w:t>in</w:t>
        </w:r>
      </w:ins>
      <w:ins w:id="1124" w:author="Owner" w:date="2020-09-03T12:48:00Z">
        <w:r w:rsidR="00982655">
          <w:rPr>
            <w:color w:val="000000"/>
            <w:sz w:val="27"/>
            <w:szCs w:val="27"/>
          </w:rPr>
          <w:t xml:space="preserve"> any wor</w:t>
        </w:r>
      </w:ins>
      <w:ins w:id="1125" w:author="Owner" w:date="2020-09-03T12:49:00Z">
        <w:r w:rsidR="00982655">
          <w:rPr>
            <w:color w:val="000000"/>
            <w:sz w:val="27"/>
            <w:szCs w:val="27"/>
          </w:rPr>
          <w:t>kplace</w:t>
        </w:r>
      </w:ins>
      <w:del w:id="1126" w:author="Owner" w:date="2020-09-03T12:48:00Z">
        <w:r w:rsidDel="00982655">
          <w:rPr>
            <w:color w:val="000000"/>
            <w:sz w:val="27"/>
            <w:szCs w:val="27"/>
          </w:rPr>
          <w:delText>, since that is a vital skill that can be useful in the workplace</w:delText>
        </w:r>
      </w:del>
      <w:r>
        <w:rPr>
          <w:color w:val="000000"/>
          <w:sz w:val="27"/>
          <w:szCs w:val="27"/>
        </w:rPr>
        <w:t>.</w:t>
      </w:r>
    </w:p>
    <w:p w14:paraId="60B3CA8B" w14:textId="5AA2B8A0" w:rsidR="008530A6" w:rsidDel="001B0285" w:rsidRDefault="008530A6" w:rsidP="00522D31">
      <w:pPr>
        <w:rPr>
          <w:del w:id="1127" w:author="Owner" w:date="2020-09-04T15:30:00Z"/>
          <w:color w:val="000000"/>
          <w:sz w:val="27"/>
          <w:szCs w:val="27"/>
        </w:rPr>
      </w:pPr>
    </w:p>
    <w:p w14:paraId="2F91B70F" w14:textId="77777777" w:rsidR="001B0285" w:rsidRDefault="001B0285" w:rsidP="008530A6">
      <w:pPr>
        <w:pStyle w:val="NormalWeb"/>
        <w:rPr>
          <w:ins w:id="1128" w:author="Owner" w:date="2020-09-13T14:02:00Z"/>
          <w:color w:val="000000"/>
          <w:sz w:val="27"/>
          <w:szCs w:val="27"/>
        </w:rPr>
      </w:pPr>
    </w:p>
    <w:p w14:paraId="0916E845" w14:textId="639611F8" w:rsidR="009C325E" w:rsidDel="00774560" w:rsidRDefault="009C325E" w:rsidP="00522D31">
      <w:pPr>
        <w:rPr>
          <w:del w:id="1129" w:author="Owner" w:date="2020-09-04T15:30:00Z"/>
        </w:rPr>
      </w:pPr>
    </w:p>
    <w:p w14:paraId="7FF04ACE" w14:textId="45E76CE8" w:rsidR="009C325E" w:rsidRDefault="00774560" w:rsidP="00522D31">
      <w:ins w:id="1130" w:author="Owner" w:date="2020-09-04T15:30:00Z">
        <w:r>
          <w:t xml:space="preserve">Tags: Higher Ed; Personal Ruminations; </w:t>
        </w:r>
      </w:ins>
      <w:r w:rsidR="009C325E">
        <w:t>SAGES poster</w:t>
      </w:r>
    </w:p>
    <w:p w14:paraId="2D9AE487" w14:textId="766EA7CF" w:rsidR="009C325E" w:rsidRDefault="00597DA2" w:rsidP="00522D31">
      <w:del w:id="1131" w:author="Owner" w:date="2020-09-16T11:55:00Z">
        <w:r w:rsidDel="003E7531">
          <w:delText>During the 2018/</w:delText>
        </w:r>
      </w:del>
      <w:ins w:id="1132" w:author="Owner" w:date="2020-09-16T11:55:00Z">
        <w:r w:rsidR="003E7531">
          <w:t xml:space="preserve">In </w:t>
        </w:r>
      </w:ins>
      <w:r>
        <w:t xml:space="preserve">2019 </w:t>
      </w:r>
      <w:del w:id="1133" w:author="Owner" w:date="2020-09-16T11:55:00Z">
        <w:r w:rsidDel="003E7531">
          <w:delText xml:space="preserve">academic </w:delText>
        </w:r>
      </w:del>
      <w:r>
        <w:t xml:space="preserve">year, I </w:t>
      </w:r>
      <w:del w:id="1134" w:author="Owner" w:date="2020-09-13T14:02:00Z">
        <w:r w:rsidDel="001B0285">
          <w:delText>signed up for the</w:delText>
        </w:r>
      </w:del>
      <w:ins w:id="1135" w:author="Owner" w:date="2020-09-13T14:02:00Z">
        <w:r w:rsidR="001B0285">
          <w:t>participated in the</w:t>
        </w:r>
      </w:ins>
      <w:r>
        <w:t xml:space="preserve"> SAGES program</w:t>
      </w:r>
      <w:del w:id="1136" w:author="Owner" w:date="2020-09-16T11:04:00Z">
        <w:r w:rsidDel="00F05DB0">
          <w:delText xml:space="preserve">. </w:delText>
        </w:r>
      </w:del>
      <w:del w:id="1137" w:author="Owner" w:date="2020-09-03T15:19:00Z">
        <w:r w:rsidDel="003F7805">
          <w:delText xml:space="preserve">It </w:delText>
        </w:r>
      </w:del>
      <w:del w:id="1138" w:author="Owner" w:date="2020-09-16T11:04:00Z">
        <w:r w:rsidDel="00F05DB0">
          <w:delText>is a program</w:delText>
        </w:r>
      </w:del>
      <w:r>
        <w:t xml:space="preserve"> that t</w:t>
      </w:r>
      <w:ins w:id="1139" w:author="Owner" w:date="2020-09-13T14:04:00Z">
        <w:r w:rsidR="001B0285">
          <w:t xml:space="preserve">aught </w:t>
        </w:r>
      </w:ins>
      <w:del w:id="1140" w:author="Owner" w:date="2020-09-13T14:04:00Z">
        <w:r w:rsidDel="001B0285">
          <w:delText xml:space="preserve">eaches </w:delText>
        </w:r>
      </w:del>
      <w:r>
        <w:t>interested grad</w:t>
      </w:r>
      <w:ins w:id="1141" w:author="Owner" w:date="2020-09-16T11:56:00Z">
        <w:r w:rsidR="003E7531">
          <w:t>uate</w:t>
        </w:r>
      </w:ins>
      <w:r>
        <w:t xml:space="preserve"> student</w:t>
      </w:r>
      <w:ins w:id="1142" w:author="Owner" w:date="2020-09-16T11:56:00Z">
        <w:r w:rsidR="003E7531">
          <w:t>s</w:t>
        </w:r>
      </w:ins>
      <w:r>
        <w:t xml:space="preserve"> at </w:t>
      </w:r>
      <w:proofErr w:type="spellStart"/>
      <w:r>
        <w:t>UofC</w:t>
      </w:r>
      <w:proofErr w:type="spellEnd"/>
      <w:r>
        <w:t xml:space="preserve"> how to be a more </w:t>
      </w:r>
      <w:del w:id="1143" w:author="Owner" w:date="2020-09-13T14:07:00Z">
        <w:r w:rsidDel="000A4A35">
          <w:delText xml:space="preserve">effective </w:delText>
        </w:r>
      </w:del>
      <w:ins w:id="1144" w:author="Owner" w:date="2020-09-13T14:07:00Z">
        <w:r w:rsidR="000A4A35">
          <w:t xml:space="preserve">responsive </w:t>
        </w:r>
      </w:ins>
      <w:r w:rsidR="008B3784">
        <w:t xml:space="preserve">educator </w:t>
      </w:r>
      <w:del w:id="1145" w:author="Owner" w:date="2020-09-16T11:56:00Z">
        <w:r w:rsidR="008B3784" w:rsidDel="003E7531">
          <w:delText xml:space="preserve">and </w:delText>
        </w:r>
        <w:r w:rsidDel="003E7531">
          <w:delText xml:space="preserve">communicator </w:delText>
        </w:r>
      </w:del>
      <w:r>
        <w:t xml:space="preserve">in STEM. </w:t>
      </w:r>
      <w:ins w:id="1146" w:author="Owner" w:date="2020-09-16T11:56:00Z">
        <w:r w:rsidR="003E7531">
          <w:t>‘</w:t>
        </w:r>
      </w:ins>
      <w:del w:id="1147" w:author="Owner" w:date="2020-09-16T11:56:00Z">
        <w:r w:rsidDel="003E7531">
          <w:delText>Now, you may be thinking</w:delText>
        </w:r>
      </w:del>
      <w:del w:id="1148" w:author="Owner" w:date="2020-09-13T14:04:00Z">
        <w:r w:rsidDel="001B0285">
          <w:delText xml:space="preserve">, </w:delText>
        </w:r>
        <w:r w:rsidR="00D62D6E" w:rsidDel="001B0285">
          <w:delText xml:space="preserve">aren’t you supposed to be providing </w:delText>
        </w:r>
        <w:r w:rsidR="00D62D6E" w:rsidDel="001B0285">
          <w:lastRenderedPageBreak/>
          <w:delText>us with the</w:delText>
        </w:r>
      </w:del>
      <w:del w:id="1149" w:author="Owner" w:date="2020-09-16T11:04:00Z">
        <w:r w:rsidR="00D62D6E" w:rsidDel="00F05DB0">
          <w:delText xml:space="preserve"> full form of the acronym</w:delText>
        </w:r>
      </w:del>
      <w:del w:id="1150" w:author="Owner" w:date="2020-09-16T11:56:00Z">
        <w:r w:rsidR="00D62D6E" w:rsidDel="003E7531">
          <w:delText xml:space="preserve">? </w:delText>
        </w:r>
      </w:del>
      <w:del w:id="1151" w:author="Owner" w:date="2020-09-13T14:04:00Z">
        <w:r w:rsidR="00D62D6E" w:rsidDel="001B0285">
          <w:delText>S</w:delText>
        </w:r>
      </w:del>
      <w:ins w:id="1152" w:author="Owner" w:date="2020-09-13T14:04:00Z">
        <w:r w:rsidR="001B0285">
          <w:t>S</w:t>
        </w:r>
      </w:ins>
      <w:r w:rsidR="00D62D6E">
        <w:t>AGES</w:t>
      </w:r>
      <w:ins w:id="1153" w:author="Owner" w:date="2020-09-16T11:56:00Z">
        <w:r w:rsidR="003E7531">
          <w:t>’</w:t>
        </w:r>
      </w:ins>
      <w:r w:rsidR="00D62D6E">
        <w:t xml:space="preserve"> is</w:t>
      </w:r>
      <w:r>
        <w:t xml:space="preserve"> an acronym with two other acronyms within it</w:t>
      </w:r>
      <w:ins w:id="1154" w:author="Owner" w:date="2020-09-13T14:05:00Z">
        <w:r w:rsidR="001B0285">
          <w:t>:</w:t>
        </w:r>
      </w:ins>
      <w:del w:id="1155" w:author="Owner" w:date="2020-09-13T14:05:00Z">
        <w:r w:rsidDel="001B0285">
          <w:delText>.</w:delText>
        </w:r>
      </w:del>
      <w:r>
        <w:t xml:space="preserve"> </w:t>
      </w:r>
      <w:del w:id="1156" w:author="Owner" w:date="2020-09-13T14:05:00Z">
        <w:r w:rsidDel="001B0285">
          <w:delText xml:space="preserve">Here it is: </w:delText>
        </w:r>
      </w:del>
    </w:p>
    <w:p w14:paraId="786E7A93" w14:textId="58F8D5B5" w:rsidR="00597DA2" w:rsidRDefault="001B0285" w:rsidP="00522D31">
      <w:ins w:id="1157" w:author="Owner" w:date="2020-09-13T14:05:00Z">
        <w:r>
          <w:t xml:space="preserve">&lt;a </w:t>
        </w:r>
        <w:proofErr w:type="spellStart"/>
        <w:r>
          <w:t>href</w:t>
        </w:r>
        <w:proofErr w:type="spellEnd"/>
        <w:r>
          <w:t>=””&gt;</w:t>
        </w:r>
      </w:ins>
      <w:r w:rsidR="00597DA2">
        <w:t>SAGES</w:t>
      </w:r>
      <w:ins w:id="1158" w:author="Owner" w:date="2020-09-13T14:05:00Z">
        <w:r>
          <w:t>&lt;/a&gt;</w:t>
        </w:r>
      </w:ins>
      <w:r w:rsidR="00597DA2">
        <w:t xml:space="preserve"> </w:t>
      </w:r>
      <w:ins w:id="1159" w:author="Owner" w:date="2020-09-13T14:05:00Z">
        <w:r>
          <w:t>=</w:t>
        </w:r>
      </w:ins>
      <w:del w:id="1160"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161" w:author="Owner" w:date="2020-09-16T11:54:00Z"/>
        </w:rPr>
      </w:pPr>
      <w:del w:id="1162" w:author="Owner" w:date="2020-09-13T14:06:00Z">
        <w:r w:rsidDel="001B0285">
          <w:delText>In summary</w:delText>
        </w:r>
        <w:r w:rsidR="008B3784" w:rsidDel="001B0285">
          <w:delText xml:space="preserve">, </w:delText>
        </w:r>
      </w:del>
      <w:del w:id="1163"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164" w:author="Owner" w:date="2020-09-13T14:09:00Z"/>
        </w:rPr>
      </w:pPr>
      <w:del w:id="1165" w:author="Owner" w:date="2020-09-03T15:21:00Z">
        <w:r w:rsidDel="003F7805">
          <w:delText xml:space="preserve">For </w:delText>
        </w:r>
      </w:del>
      <w:ins w:id="1166" w:author="Owner" w:date="2020-09-03T15:21:00Z">
        <w:r w:rsidR="003F7805">
          <w:t xml:space="preserve">In </w:t>
        </w:r>
      </w:ins>
      <w:r>
        <w:t xml:space="preserve">the first semester, I </w:t>
      </w:r>
      <w:r w:rsidR="008B3784">
        <w:t>learn</w:t>
      </w:r>
      <w:r>
        <w:t>ed</w:t>
      </w:r>
      <w:r w:rsidR="008B3784">
        <w:t xml:space="preserve"> the theoretical </w:t>
      </w:r>
      <w:del w:id="1167" w:author="Owner" w:date="2020-09-03T15:21:00Z">
        <w:r w:rsidR="008B3784" w:rsidDel="003F7805">
          <w:delText xml:space="preserve">aspects </w:delText>
        </w:r>
      </w:del>
      <w:ins w:id="1168" w:author="Owner" w:date="2020-09-03T15:21:00Z">
        <w:r w:rsidR="003F7805">
          <w:t>concepts behind</w:t>
        </w:r>
      </w:ins>
      <w:del w:id="1169" w:author="Owner" w:date="2020-09-03T15:21:00Z">
        <w:r w:rsidR="008B3784" w:rsidDel="003F7805">
          <w:delText>of</w:delText>
        </w:r>
      </w:del>
      <w:r w:rsidR="008B3784">
        <w:t xml:space="preserve"> teaching and learning</w:t>
      </w:r>
      <w:ins w:id="1170" w:author="Owner" w:date="2020-09-13T14:08:00Z">
        <w:r w:rsidR="000A4A35">
          <w:t xml:space="preserve">. I learned </w:t>
        </w:r>
      </w:ins>
      <w:del w:id="1171" w:author="Owner" w:date="2020-09-13T14:08:00Z">
        <w:r w:rsidR="008B3784" w:rsidDel="000A4A35">
          <w:delText xml:space="preserve"> for example, </w:delText>
        </w:r>
      </w:del>
      <w:r w:rsidR="008B3784">
        <w:t>how to provide feedback</w:t>
      </w:r>
      <w:ins w:id="1172" w:author="Owner" w:date="2020-09-13T14:08:00Z">
        <w:r w:rsidR="000A4A35">
          <w:t>;</w:t>
        </w:r>
      </w:ins>
      <w:del w:id="1173" w:author="Owner" w:date="2020-09-13T14:08:00Z">
        <w:r w:rsidR="008B3784" w:rsidDel="000A4A35">
          <w:delText>,</w:delText>
        </w:r>
      </w:del>
      <w:r w:rsidR="008B3784">
        <w:t xml:space="preserve"> </w:t>
      </w:r>
      <w:del w:id="1174" w:author="Owner" w:date="2020-09-13T14:08:00Z">
        <w:r w:rsidR="008B3784" w:rsidDel="000A4A35">
          <w:delText xml:space="preserve">how to </w:delText>
        </w:r>
      </w:del>
      <w:r w:rsidR="008B3784">
        <w:t>align course learning outcomes and assignments</w:t>
      </w:r>
      <w:ins w:id="1175" w:author="Owner" w:date="2020-09-13T14:08:00Z">
        <w:r w:rsidR="000A4A35">
          <w:t>;</w:t>
        </w:r>
      </w:ins>
      <w:del w:id="1176" w:author="Owner" w:date="2020-09-13T14:08:00Z">
        <w:r w:rsidR="008B3784" w:rsidDel="000A4A35">
          <w:delText>,</w:delText>
        </w:r>
      </w:del>
      <w:r w:rsidR="008B3784">
        <w:t xml:space="preserve"> </w:t>
      </w:r>
      <w:del w:id="1177" w:author="Owner" w:date="2020-09-13T14:08:00Z">
        <w:r w:rsidR="008B3784" w:rsidDel="000A4A35">
          <w:delText xml:space="preserve">how to </w:delText>
        </w:r>
      </w:del>
      <w:r w:rsidR="008B3784">
        <w:t>set learning objectives</w:t>
      </w:r>
      <w:del w:id="1178" w:author="Owner" w:date="2020-09-13T14:08:00Z">
        <w:r w:rsidR="008B3784" w:rsidDel="000A4A35">
          <w:delText xml:space="preserve">, </w:delText>
        </w:r>
      </w:del>
      <w:ins w:id="1179" w:author="Owner" w:date="2020-09-13T14:08:00Z">
        <w:r w:rsidR="000A4A35">
          <w:t xml:space="preserve">; </w:t>
        </w:r>
      </w:ins>
      <w:ins w:id="1180" w:author="Owner" w:date="2020-09-13T14:09:00Z">
        <w:r w:rsidR="000A4A35">
          <w:t xml:space="preserve">actively engage students in their learning process; and </w:t>
        </w:r>
      </w:ins>
      <w:ins w:id="1181" w:author="Owner" w:date="2020-09-16T11:06:00Z">
        <w:r w:rsidR="00F05DB0">
          <w:t xml:space="preserve">the basics of </w:t>
        </w:r>
      </w:ins>
      <w:r w:rsidR="008B3784">
        <w:t>how memory and learning works</w:t>
      </w:r>
      <w:del w:id="1182" w:author="Owner" w:date="2020-09-13T14:09:00Z">
        <w:r w:rsidR="008B3784" w:rsidDel="000A4A35">
          <w:delText xml:space="preserve">, </w:delText>
        </w:r>
      </w:del>
      <w:del w:id="1183" w:author="Owner" w:date="2020-09-13T14:08:00Z">
        <w:r w:rsidR="008B3784" w:rsidDel="000A4A35">
          <w:delText xml:space="preserve">how </w:delText>
        </w:r>
        <w:r w:rsidDel="000A4A35">
          <w:delText xml:space="preserve">to </w:delText>
        </w:r>
      </w:del>
      <w:del w:id="1184" w:author="Owner" w:date="2020-09-13T14:09:00Z">
        <w:r w:rsidDel="000A4A35">
          <w:delText>actively engage students in their learning process</w:delText>
        </w:r>
      </w:del>
      <w:r>
        <w:t xml:space="preserve">. </w:t>
      </w:r>
    </w:p>
    <w:p w14:paraId="2468548C" w14:textId="77777777" w:rsidR="00092D02" w:rsidRDefault="00092D02" w:rsidP="009A1061">
      <w:pPr>
        <w:rPr>
          <w:ins w:id="1185" w:author="Owner" w:date="2020-09-16T12:08:00Z"/>
        </w:rPr>
      </w:pPr>
    </w:p>
    <w:p w14:paraId="625E09FA" w14:textId="4E529BC4" w:rsidR="00116259" w:rsidRDefault="00092D02" w:rsidP="009A1061">
      <w:pPr>
        <w:rPr>
          <w:ins w:id="1186" w:author="Owner" w:date="2020-09-16T12:08:00Z"/>
        </w:rPr>
      </w:pPr>
      <w:ins w:id="1187" w:author="Owner" w:date="2020-09-16T12:08:00Z">
        <w:r>
          <w:t xml:space="preserve">In 2019, I participated in the SAGES program. </w:t>
        </w:r>
      </w:ins>
      <w:ins w:id="1188" w:author="Owner" w:date="2020-09-16T12:10:00Z">
        <w:r w:rsidR="00116259">
          <w:t xml:space="preserve"> &lt;a </w:t>
        </w:r>
        <w:proofErr w:type="spellStart"/>
        <w:r w:rsidR="00116259">
          <w:t>href</w:t>
        </w:r>
        <w:proofErr w:type="spellEnd"/>
        <w:r w:rsidR="00116259">
          <w:t>=””&gt;</w:t>
        </w:r>
      </w:ins>
      <w:ins w:id="1189" w:author="Owner" w:date="2020-09-16T12:08:00Z">
        <w:r>
          <w:t>SAGES</w:t>
        </w:r>
      </w:ins>
      <w:ins w:id="1190" w:author="Owner" w:date="2020-09-16T12:10:00Z">
        <w:r w:rsidR="00116259">
          <w:t>&lt;/a&gt;</w:t>
        </w:r>
      </w:ins>
      <w:ins w:id="1191" w:author="Owner" w:date="2020-09-16T12:11:00Z">
        <w:r w:rsidR="00116259" w:rsidRPr="00116259">
          <w:rPr>
            <w:rFonts w:cstheme="minorHAnsi"/>
            <w:vertAlign w:val="superscript"/>
            <w:rPrChange w:id="1192" w:author="Owner" w:date="2020-09-16T12:11:00Z">
              <w:rPr>
                <w:rFonts w:cstheme="minorHAnsi"/>
              </w:rPr>
            </w:rPrChange>
          </w:rPr>
          <w:t>§</w:t>
        </w:r>
      </w:ins>
      <w:ins w:id="1193" w:author="Owner" w:date="2020-09-16T12:09:00Z">
        <w:r w:rsidR="00116259">
          <w:t>,</w:t>
        </w:r>
        <w:r>
          <w:t xml:space="preserve"> an acronym with two other acronyms within it</w:t>
        </w:r>
        <w:r w:rsidR="00116259">
          <w:t>, is a program at the University of Calgary that teaches graduate students how to be a more responsive ed</w:t>
        </w:r>
      </w:ins>
      <w:ins w:id="1194" w:author="Owner" w:date="2020-09-16T12:10:00Z">
        <w:r w:rsidR="00116259">
          <w:t xml:space="preserve">ucator. </w:t>
        </w:r>
      </w:ins>
      <w:ins w:id="1195" w:author="Owner" w:date="2020-09-16T12:12:00Z">
        <w:r w:rsidR="00116259">
          <w:t xml:space="preserve">In the first semester, we learned some theoretical concepts behind teaching and learning. We also learned how to </w:t>
        </w:r>
      </w:ins>
      <w:ins w:id="1196"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197" w:author="Owner" w:date="2020-09-16T12:14:00Z">
        <w:r>
          <w:t>In the second semester, we had to put what we</w:t>
        </w:r>
        <w:r w:rsidR="008C1F24">
          <w:t xml:space="preserve"> had</w:t>
        </w:r>
        <w:r>
          <w:t xml:space="preserve"> learned into practice.</w:t>
        </w:r>
      </w:ins>
      <w:del w:id="1198" w:author="Owner" w:date="2020-09-03T15:22:00Z">
        <w:r w:rsidR="00D303EE" w:rsidDel="003F7805">
          <w:delText>I</w:delText>
        </w:r>
      </w:del>
      <w:del w:id="1199" w:author="Owner" w:date="2020-09-16T12:13:00Z">
        <w:r w:rsidR="00D303EE" w:rsidDel="00116259">
          <w:delText>n</w:delText>
        </w:r>
      </w:del>
      <w:del w:id="1200" w:author="Owner" w:date="2020-09-16T12:14:00Z">
        <w:r w:rsidR="00D303EE" w:rsidDel="00116259">
          <w:delText xml:space="preserve"> the second semester,</w:delText>
        </w:r>
      </w:del>
      <w:r w:rsidR="00D303EE">
        <w:t xml:space="preserve"> </w:t>
      </w:r>
      <w:ins w:id="1201" w:author="Owner" w:date="2020-09-16T12:15:00Z">
        <w:r w:rsidR="008C1F24">
          <w:t xml:space="preserve">For the practicum, </w:t>
        </w:r>
      </w:ins>
      <w:r w:rsidR="00D303EE">
        <w:t xml:space="preserve">I </w:t>
      </w:r>
      <w:ins w:id="1202" w:author="Owner" w:date="2020-09-13T14:09:00Z">
        <w:r w:rsidR="000A4A35">
          <w:t>developed a tutorial for the Conservation Biology course</w:t>
        </w:r>
      </w:ins>
      <w:del w:id="1203" w:author="Owner" w:date="2020-09-03T15:22:00Z">
        <w:r w:rsidR="00D303EE" w:rsidDel="003F7805">
          <w:delText xml:space="preserve">was able to </w:delText>
        </w:r>
      </w:del>
      <w:del w:id="1204" w:author="Owner" w:date="2020-09-16T12:14:00Z">
        <w:r w:rsidR="00D303EE" w:rsidDel="008C1F24">
          <w:delText xml:space="preserve">put </w:delText>
        </w:r>
      </w:del>
      <w:del w:id="1205" w:author="Owner" w:date="2020-09-03T15:22:00Z">
        <w:r w:rsidR="00D303EE" w:rsidDel="003F7805">
          <w:delText>everything that I had learned</w:delText>
        </w:r>
      </w:del>
      <w:del w:id="1206" w:author="Owner" w:date="2020-09-16T12:14:00Z">
        <w:r w:rsidR="00D303EE" w:rsidDel="008C1F24">
          <w:delText xml:space="preserve"> into practice</w:delText>
        </w:r>
      </w:del>
      <w:del w:id="1207" w:author="Owner" w:date="2020-09-13T14:10:00Z">
        <w:r w:rsidR="00D303EE" w:rsidDel="000A4A35">
          <w:delText xml:space="preserve"> – I got to redesign a tutorial </w:delText>
        </w:r>
      </w:del>
      <w:ins w:id="1208" w:author="Owner" w:date="2020-09-03T15:24:00Z">
        <w:r w:rsidR="00D36E45">
          <w:t xml:space="preserve">. </w:t>
        </w:r>
      </w:ins>
      <w:ins w:id="1209" w:author="Owner" w:date="2020-09-13T14:10:00Z">
        <w:r w:rsidR="000A4A35">
          <w:t xml:space="preserve">In the previous year, I had worked as a TA for this course, and had </w:t>
        </w:r>
      </w:ins>
      <w:ins w:id="1210" w:author="Owner" w:date="2020-09-03T15:25:00Z">
        <w:r w:rsidR="00D36E45">
          <w:t>identified a specific tutorial</w:t>
        </w:r>
      </w:ins>
      <w:ins w:id="1211" w:author="Owner" w:date="2020-09-13T14:12:00Z">
        <w:r w:rsidR="009A1061">
          <w:t xml:space="preserve"> topic</w:t>
        </w:r>
        <w:r w:rsidR="000A4A35">
          <w:t>—</w:t>
        </w:r>
        <w:r w:rsidR="009A1061">
          <w:t>h</w:t>
        </w:r>
        <w:r w:rsidR="000A4A35">
          <w:t xml:space="preserve">unting—that </w:t>
        </w:r>
      </w:ins>
      <w:ins w:id="1212" w:author="Owner" w:date="2020-09-13T14:11:00Z">
        <w:r w:rsidR="000A4A35">
          <w:t>no one wanted to discuss</w:t>
        </w:r>
      </w:ins>
      <w:ins w:id="1213" w:author="Owner" w:date="2020-09-03T15:25:00Z">
        <w:r w:rsidR="00D36E45">
          <w:t>.</w:t>
        </w:r>
      </w:ins>
      <w:ins w:id="1214" w:author="Owner" w:date="2020-09-16T13:14:00Z">
        <w:r w:rsidR="007B75C2">
          <w:t xml:space="preserve"> </w:t>
        </w:r>
      </w:ins>
      <w:ins w:id="1215" w:author="Owner" w:date="2020-09-13T14:12:00Z">
        <w:r w:rsidR="009A1061">
          <w:t>M</w:t>
        </w:r>
      </w:ins>
      <w:ins w:id="1216" w:author="Owner" w:date="2020-09-03T15:27:00Z">
        <w:r w:rsidR="00D36E45">
          <w:t xml:space="preserve">ost students were against hunting. </w:t>
        </w:r>
      </w:ins>
      <w:ins w:id="1217" w:author="Owner" w:date="2020-09-13T14:14:00Z">
        <w:r w:rsidR="009A1061">
          <w:t>D</w:t>
        </w:r>
      </w:ins>
      <w:r w:rsidR="007B62F1">
        <w:t>iscussions around this topic w</w:t>
      </w:r>
      <w:r w:rsidR="009A1061">
        <w:t>ere</w:t>
      </w:r>
      <w:r w:rsidR="007B62F1">
        <w:t xml:space="preserve"> very flat</w:t>
      </w:r>
      <w:del w:id="1218" w:author="Owner" w:date="2020-09-13T14:15:00Z">
        <w:r w:rsidR="007B62F1" w:rsidDel="009A1061">
          <w:delText xml:space="preserve"> </w:delText>
        </w:r>
      </w:del>
      <w:ins w:id="1219" w:author="Owner" w:date="2020-09-16T13:14:00Z">
        <w:r w:rsidR="007B75C2">
          <w:t xml:space="preserve">—any </w:t>
        </w:r>
      </w:ins>
      <w:del w:id="1220" w:author="Owner" w:date="2020-09-16T13:14:00Z">
        <w:r w:rsidR="007B62F1" w:rsidDel="007B75C2">
          <w:delText>–</w:delText>
        </w:r>
      </w:del>
      <w:del w:id="1221" w:author="Owner" w:date="2020-09-13T14:15:00Z">
        <w:r w:rsidR="007B62F1" w:rsidDel="009A1061">
          <w:delText xml:space="preserve"> </w:delText>
        </w:r>
      </w:del>
      <w:del w:id="1222" w:author="Owner" w:date="2020-09-16T13:14:00Z">
        <w:r w:rsidR="007B62F1" w:rsidDel="007B75C2">
          <w:delText xml:space="preserve">any </w:delText>
        </w:r>
      </w:del>
      <w:r w:rsidR="007B62F1">
        <w:t>‘rebellion’ against the popular idea of ‘hunting bad’ was quickly squashed</w:t>
      </w:r>
      <w:r w:rsidR="009648BD">
        <w:t>.</w:t>
      </w:r>
      <w:r w:rsidR="007B62F1">
        <w:t xml:space="preserve"> I was</w:t>
      </w:r>
      <w:ins w:id="1223" w:author="Owner" w:date="2020-09-13T14:15:00Z">
        <w:r w:rsidR="009A1061">
          <w:t>,</w:t>
        </w:r>
      </w:ins>
      <w:r w:rsidR="007B62F1">
        <w:t xml:space="preserve"> quite frankly, appalled that</w:t>
      </w:r>
      <w:ins w:id="1224" w:author="Owner" w:date="2020-09-03T15:28:00Z">
        <w:r w:rsidR="00D36E45">
          <w:t xml:space="preserve"> the students</w:t>
        </w:r>
      </w:ins>
      <w:r w:rsidR="007B62F1">
        <w:t xml:space="preserve"> </w:t>
      </w:r>
      <w:ins w:id="1225" w:author="Owner" w:date="2020-09-03T15:28:00Z">
        <w:r w:rsidR="00D36E45">
          <w:t>against hunting</w:t>
        </w:r>
      </w:ins>
      <w:del w:id="1226" w:author="Owner" w:date="2020-09-03T15:28:00Z">
        <w:r w:rsidR="007B62F1" w:rsidDel="00D36E45">
          <w:delText>they</w:delText>
        </w:r>
      </w:del>
      <w:r w:rsidR="007B62F1">
        <w:t xml:space="preserve"> were not even interested in having a discussion</w:t>
      </w:r>
      <w:ins w:id="1227" w:author="Owner" w:date="2020-09-13T14:15:00Z">
        <w:r w:rsidR="009A1061">
          <w:t xml:space="preserve">. </w:t>
        </w:r>
      </w:ins>
      <w:del w:id="1228" w:author="Owner" w:date="2020-09-13T14:15:00Z">
        <w:r w:rsidR="007B62F1" w:rsidDel="009A1061">
          <w:delText xml:space="preserve"> – hunting was just bad in their eyes</w:delText>
        </w:r>
        <w:r w:rsidR="009648BD" w:rsidDel="009A1061">
          <w:delText xml:space="preserve">. </w:delText>
        </w:r>
      </w:del>
      <w:del w:id="1229" w:author="Owner" w:date="2020-09-03T15:28:00Z">
        <w:r w:rsidR="009648BD" w:rsidDel="00D36E45">
          <w:delText>I</w:delText>
        </w:r>
      </w:del>
      <w:ins w:id="1230" w:author="Owner" w:date="2020-09-13T14:15:00Z">
        <w:r w:rsidR="009A1061">
          <w:t>I</w:t>
        </w:r>
      </w:ins>
      <w:r w:rsidR="009648BD">
        <w:t xml:space="preserve">t seemed </w:t>
      </w:r>
      <w:del w:id="1231" w:author="Owner" w:date="2020-09-03T15:28:00Z">
        <w:r w:rsidR="009648BD" w:rsidDel="00D36E45">
          <w:delText>to me that</w:delText>
        </w:r>
      </w:del>
      <w:ins w:id="1232"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233" w:author="Owner" w:date="2020-09-13T14:16:00Z">
        <w:r w:rsidR="009A1061">
          <w:t xml:space="preserve"> and </w:t>
        </w:r>
      </w:ins>
      <w:del w:id="1234" w:author="Owner" w:date="2020-09-13T14:16:00Z">
        <w:r w:rsidR="00B21D74" w:rsidDel="009A1061">
          <w:delText xml:space="preserve">. My motivation to change the ‘hunting tutorial’ was to </w:delText>
        </w:r>
      </w:del>
      <w:r w:rsidR="00B21D74">
        <w:t>provide</w:t>
      </w:r>
      <w:del w:id="1235" w:author="Owner" w:date="2020-09-16T11:07:00Z">
        <w:r w:rsidR="00B21D74" w:rsidDel="00F05DB0">
          <w:delText xml:space="preserve"> students</w:delText>
        </w:r>
      </w:del>
      <w:ins w:id="1236" w:author="Owner" w:date="2020-09-16T11:07:00Z">
        <w:r w:rsidR="00F05DB0">
          <w:t xml:space="preserve"> them</w:t>
        </w:r>
      </w:ins>
      <w:r w:rsidR="00B21D74">
        <w:t xml:space="preserve"> with </w:t>
      </w:r>
      <w:ins w:id="1237" w:author="Owner" w:date="2020-09-13T14:16:00Z">
        <w:r w:rsidR="009A1061">
          <w:t>informat</w:t>
        </w:r>
      </w:ins>
      <w:ins w:id="1238" w:author="Owner" w:date="2020-09-13T14:17:00Z">
        <w:r w:rsidR="009A1061">
          <w:t xml:space="preserve">ion </w:t>
        </w:r>
      </w:ins>
      <w:del w:id="1239" w:author="Owner" w:date="2020-09-13T14:17:00Z">
        <w:r w:rsidR="00B21D74" w:rsidDel="009A1061">
          <w:delText>a wholistic view on</w:delText>
        </w:r>
      </w:del>
      <w:ins w:id="1240" w:author="Owner" w:date="2020-09-13T14:17:00Z">
        <w:r w:rsidR="009A1061">
          <w:t>about</w:t>
        </w:r>
      </w:ins>
      <w:r w:rsidR="00B21D74">
        <w:t xml:space="preserve"> hunting</w:t>
      </w:r>
      <w:ins w:id="1241" w:author="Owner" w:date="2020-09-16T11:08:00Z">
        <w:r w:rsidR="00207914">
          <w:t xml:space="preserve"> from </w:t>
        </w:r>
      </w:ins>
      <w:ins w:id="1242" w:author="Owner" w:date="2020-09-16T13:15:00Z">
        <w:r w:rsidR="007B75C2">
          <w:t>different</w:t>
        </w:r>
      </w:ins>
      <w:ins w:id="1243" w:author="Owner" w:date="2020-09-16T11:08:00Z">
        <w:r w:rsidR="00207914">
          <w:t xml:space="preserve"> perspectives</w:t>
        </w:r>
      </w:ins>
      <w:r w:rsidR="00B21D74">
        <w:t xml:space="preserve"> </w:t>
      </w:r>
      <w:ins w:id="1244" w:author="Owner" w:date="2020-09-13T14:17:00Z">
        <w:r w:rsidR="009A1061">
          <w:t>so that students considered</w:t>
        </w:r>
      </w:ins>
      <w:del w:id="1245" w:author="Owner" w:date="2020-09-13T14:17:00Z">
        <w:r w:rsidR="00B21D74" w:rsidDel="009A1061">
          <w:delText>–</w:delText>
        </w:r>
      </w:del>
      <w:r w:rsidR="00B21D74">
        <w:t xml:space="preserve"> the biological, social, economic and political aspects</w:t>
      </w:r>
      <w:ins w:id="1246" w:author="Owner" w:date="2020-09-13T14:17:00Z">
        <w:r w:rsidR="00E94DA8">
          <w:t xml:space="preserve"> </w:t>
        </w:r>
      </w:ins>
      <w:ins w:id="1247" w:author="Owner" w:date="2020-09-16T13:16:00Z">
        <w:r w:rsidR="007B75C2">
          <w:t xml:space="preserve">of </w:t>
        </w:r>
      </w:ins>
      <w:ins w:id="1248" w:author="Owner" w:date="2020-09-13T14:17:00Z">
        <w:r w:rsidR="00E94DA8">
          <w:t>the topic</w:t>
        </w:r>
      </w:ins>
      <w:ins w:id="1249" w:author="Owner" w:date="2020-09-16T11:58:00Z">
        <w:r w:rsidR="00A36F50">
          <w:t xml:space="preserve"> and how it ties to conservation efforts</w:t>
        </w:r>
      </w:ins>
      <w:del w:id="1250" w:author="Owner" w:date="2020-09-13T14:17:00Z">
        <w:r w:rsidR="00B21D74" w:rsidDel="009A1061">
          <w:delText xml:space="preserve"> of hunting</w:delText>
        </w:r>
      </w:del>
      <w:r w:rsidR="00B21D74">
        <w:t xml:space="preserve">. Only then, in my opinion, could they form an </w:t>
      </w:r>
      <w:ins w:id="1251" w:author="Owner" w:date="2020-09-13T14:18:00Z">
        <w:r w:rsidR="00E94DA8">
          <w:t>educated</w:t>
        </w:r>
        <w:r w:rsidR="00E94DA8" w:rsidDel="00E94DA8">
          <w:t xml:space="preserve"> </w:t>
        </w:r>
      </w:ins>
      <w:del w:id="1252" w:author="Owner" w:date="2020-09-13T14:18:00Z">
        <w:r w:rsidR="00B21D74" w:rsidDel="00E94DA8">
          <w:delText>informed opinion</w:delText>
        </w:r>
      </w:del>
      <w:ins w:id="1253" w:author="Owner" w:date="2020-09-13T14:18:00Z">
        <w:r w:rsidR="00E94DA8">
          <w:t>view</w:t>
        </w:r>
      </w:ins>
      <w:r w:rsidR="00B21D74">
        <w:t xml:space="preserve">. </w:t>
      </w:r>
    </w:p>
    <w:p w14:paraId="2577589B" w14:textId="4C6A9328" w:rsidR="00D303EE" w:rsidDel="0012790B" w:rsidRDefault="008C5169" w:rsidP="00522D31">
      <w:pPr>
        <w:rPr>
          <w:del w:id="1254" w:author="Owner" w:date="2020-09-16T13:19:00Z"/>
        </w:rPr>
      </w:pPr>
      <w:del w:id="1255" w:author="Owner" w:date="2020-09-16T11:59:00Z">
        <w:r w:rsidDel="00A36F50">
          <w:delText>So, m</w:delText>
        </w:r>
      </w:del>
      <w:ins w:id="1256"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257" w:author="Owner" w:date="2020-09-16T13:16:00Z">
        <w:r w:rsidR="00F6298D" w:rsidDel="007B75C2">
          <w:delText>assigned</w:delText>
        </w:r>
      </w:del>
      <w:ins w:id="1258" w:author="Owner" w:date="2020-09-16T13:16:00Z">
        <w:r w:rsidR="007B75C2">
          <w:t>sorted</w:t>
        </w:r>
      </w:ins>
      <w:r w:rsidR="00F6298D">
        <w:t xml:space="preserve"> into two groups – for or against hunting</w:t>
      </w:r>
      <w:ins w:id="1259" w:author="Owner" w:date="2020-09-16T11:59:00Z">
        <w:r w:rsidR="00A36F50">
          <w:t xml:space="preserve"> – and they had to debate </w:t>
        </w:r>
      </w:ins>
      <w:ins w:id="1260" w:author="Owner" w:date="2020-09-16T12:00:00Z">
        <w:r w:rsidR="00A36F50">
          <w:t>the topic</w:t>
        </w:r>
      </w:ins>
      <w:ins w:id="1261" w:author="Owner" w:date="2020-09-16T13:17:00Z">
        <w:r w:rsidR="007B75C2">
          <w:t xml:space="preserve"> for their group</w:t>
        </w:r>
      </w:ins>
      <w:del w:id="1262" w:author="Owner" w:date="2020-09-16T11:59:00Z">
        <w:r w:rsidR="00F6298D" w:rsidDel="00A36F50">
          <w:delText xml:space="preserve">. </w:delText>
        </w:r>
      </w:del>
      <w:del w:id="1263" w:author="Owner" w:date="2020-09-16T12:00:00Z">
        <w:r w:rsidR="00F6298D" w:rsidDel="00A36F50">
          <w:delText xml:space="preserve">The students were also provided with a list of questions </w:delText>
        </w:r>
      </w:del>
      <w:del w:id="1264" w:author="Owner" w:date="2020-09-13T14:20:00Z">
        <w:r w:rsidR="00F6298D" w:rsidDel="00E94DA8">
          <w:delText xml:space="preserve">that they </w:delText>
        </w:r>
      </w:del>
      <w:del w:id="1265" w:author="Owner" w:date="2020-09-13T14:19:00Z">
        <w:r w:rsidR="00F6298D" w:rsidDel="00E94DA8">
          <w:delText xml:space="preserve">then </w:delText>
        </w:r>
      </w:del>
      <w:del w:id="1266" w:author="Owner" w:date="2020-09-13T14:20:00Z">
        <w:r w:rsidR="00F6298D" w:rsidDel="00E94DA8">
          <w:delText>had to think and argue with each other about</w:delText>
        </w:r>
      </w:del>
      <w:r w:rsidR="00F6298D">
        <w:t xml:space="preserve">. </w:t>
      </w:r>
      <w:del w:id="1267" w:author="Owner" w:date="2020-09-13T14:20:00Z">
        <w:r w:rsidR="00F6298D" w:rsidDel="00E94DA8">
          <w:delText>Mostly, s</w:delText>
        </w:r>
      </w:del>
      <w:del w:id="1268" w:author="Owner" w:date="2020-09-16T12:01:00Z">
        <w:r w:rsidR="00F6298D" w:rsidDel="00A36F50">
          <w:delText xml:space="preserve">tudents appreciated the change in format and valued the experience as it forced them to </w:delText>
        </w:r>
      </w:del>
      <w:del w:id="1269" w:author="Owner" w:date="2020-09-03T15:30:00Z">
        <w:r w:rsidR="00F6298D" w:rsidDel="004D26B5">
          <w:delText xml:space="preserve">try to </w:delText>
        </w:r>
      </w:del>
      <w:del w:id="1270" w:author="Owner" w:date="2020-09-16T12:01:00Z">
        <w:r w:rsidR="00F6298D" w:rsidDel="00A36F50">
          <w:delText xml:space="preserve">think </w:delText>
        </w:r>
      </w:del>
      <w:del w:id="1271" w:author="Owner" w:date="2020-09-03T15:30:00Z">
        <w:r w:rsidR="00F6298D" w:rsidDel="004D26B5">
          <w:delText xml:space="preserve">from the </w:delText>
        </w:r>
      </w:del>
      <w:del w:id="1272" w:author="Owner" w:date="2020-09-16T12:01:00Z">
        <w:r w:rsidR="00F6298D" w:rsidDel="00A36F50">
          <w:delText xml:space="preserve">opposing side. </w:delText>
        </w:r>
      </w:del>
      <w:r w:rsidR="00F6298D">
        <w:t xml:space="preserve">Astonishingly, for me at least, a substantial percentage of the class changed </w:t>
      </w:r>
      <w:r w:rsidR="00F6298D">
        <w:lastRenderedPageBreak/>
        <w:t>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273" w:author="Owner" w:date="2020-09-13T14:21:00Z">
        <w:r w:rsidDel="00E94DA8">
          <w:delText xml:space="preserve">if I’m being honest, </w:delText>
        </w:r>
      </w:del>
      <w:r>
        <w:t xml:space="preserve">more students became more accepting of hunting. And I’m saying ‘more accepting’ because they still didn’t actively support </w:t>
      </w:r>
      <w:del w:id="1274" w:author="Owner" w:date="2020-09-16T13:19:00Z">
        <w:r w:rsidDel="007B75C2">
          <w:delText>hunting</w:delText>
        </w:r>
      </w:del>
      <w:ins w:id="1275" w:author="Owner" w:date="2020-09-16T13:19:00Z">
        <w:r w:rsidR="007B75C2">
          <w:t>it</w:t>
        </w:r>
      </w:ins>
      <w:r>
        <w:t>, but they understood the positive impacts that good hunting practices c</w:t>
      </w:r>
      <w:ins w:id="1276" w:author="Owner" w:date="2020-09-16T13:19:00Z">
        <w:r w:rsidR="0012790B">
          <w:t>ould</w:t>
        </w:r>
      </w:ins>
      <w:del w:id="1277" w:author="Owner" w:date="2020-09-16T13:19:00Z">
        <w:r w:rsidDel="0012790B">
          <w:delText>an</w:delText>
        </w:r>
      </w:del>
      <w:r>
        <w:t xml:space="preserve"> have</w:t>
      </w:r>
      <w:ins w:id="1278"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279" w:author="Owner" w:date="2020-09-16T13:20:00Z"/>
        </w:rPr>
      </w:pPr>
    </w:p>
    <w:p w14:paraId="1FA16461" w14:textId="7B22E463" w:rsidR="00F02B11" w:rsidRDefault="0012790B" w:rsidP="00522D31">
      <w:ins w:id="1280" w:author="Owner" w:date="2020-09-16T13:20:00Z">
        <w:r>
          <w:t>Overall, students</w:t>
        </w:r>
      </w:ins>
      <w:ins w:id="1281" w:author="Owner" w:date="2020-09-16T13:19:00Z">
        <w:r>
          <w:t xml:space="preserve"> appeared to appreciate the complex nature of the issue under discussion and understand the importance of critical thinking and meaningful discussions. </w:t>
        </w:r>
      </w:ins>
      <w:ins w:id="1282" w:author="Owner" w:date="2020-09-13T14:21:00Z">
        <w:r w:rsidR="00E94DA8">
          <w:t xml:space="preserve">In the end, students </w:t>
        </w:r>
      </w:ins>
      <w:ins w:id="1283" w:author="Owner" w:date="2020-09-13T14:24:00Z">
        <w:r w:rsidR="00E97D1E">
          <w:t>learned</w:t>
        </w:r>
      </w:ins>
      <w:ins w:id="1284" w:author="Owner" w:date="2020-09-13T14:23:00Z">
        <w:r w:rsidR="00E97D1E">
          <w:t xml:space="preserve"> the </w:t>
        </w:r>
      </w:ins>
      <w:ins w:id="1285" w:author="Owner" w:date="2020-09-16T13:21:00Z">
        <w:r>
          <w:t xml:space="preserve">value </w:t>
        </w:r>
      </w:ins>
      <w:ins w:id="1286" w:author="Owner" w:date="2020-09-13T14:23:00Z">
        <w:r w:rsidR="00E97D1E">
          <w:t xml:space="preserve">of considering different perspectives </w:t>
        </w:r>
      </w:ins>
      <w:ins w:id="1287" w:author="Owner" w:date="2020-09-16T13:21:00Z">
        <w:r>
          <w:t>when</w:t>
        </w:r>
      </w:ins>
      <w:ins w:id="1288" w:author="Owner" w:date="2020-09-13T14:23:00Z">
        <w:r w:rsidR="00E97D1E">
          <w:t xml:space="preserve"> making decision</w:t>
        </w:r>
      </w:ins>
      <w:ins w:id="1289" w:author="Owner" w:date="2020-09-16T11:54:00Z">
        <w:r w:rsidR="003E7531">
          <w:t>s</w:t>
        </w:r>
      </w:ins>
      <w:ins w:id="1290" w:author="Owner" w:date="2020-09-13T14:24:00Z">
        <w:r w:rsidR="00E97D1E">
          <w:t xml:space="preserve">. </w:t>
        </w:r>
      </w:ins>
    </w:p>
    <w:p w14:paraId="0D7F3E3F" w14:textId="77777777" w:rsidR="0012790B" w:rsidRDefault="00116259" w:rsidP="0012790B">
      <w:r w:rsidRPr="00116259">
        <w:rPr>
          <w:rFonts w:cstheme="minorHAnsi"/>
          <w:vertAlign w:val="superscript"/>
          <w:rPrChange w:id="1291" w:author="Owner" w:date="2020-09-16T12:12:00Z">
            <w:rPr>
              <w:rFonts w:cstheme="minorHAnsi"/>
            </w:rPr>
          </w:rPrChange>
        </w:rPr>
        <w:t>§</w:t>
      </w:r>
      <w:r>
        <w:t xml:space="preserve"> SAGES</w:t>
      </w:r>
      <w:r w:rsidR="0012790B">
        <w:t xml:space="preserve"> = </w:t>
      </w:r>
      <w:proofErr w:type="spellStart"/>
      <w:r w:rsidR="0012790B">
        <w:t>SoTL</w:t>
      </w:r>
      <w:proofErr w:type="spellEnd"/>
      <w:r w:rsidR="0012790B">
        <w:t xml:space="preserve"> Advancing Graduate Education in STEM</w:t>
      </w:r>
    </w:p>
    <w:p w14:paraId="65839C0D" w14:textId="77777777" w:rsidR="0012790B" w:rsidRDefault="0012790B" w:rsidP="0012790B">
      <w:proofErr w:type="spellStart"/>
      <w:r>
        <w:t>SoTL</w:t>
      </w:r>
      <w:proofErr w:type="spellEnd"/>
      <w:r>
        <w:t xml:space="preserve"> = Scholarship of teaching and learning </w:t>
      </w:r>
    </w:p>
    <w:p w14:paraId="05067C2A" w14:textId="4B433C4E" w:rsidR="0012790B" w:rsidRDefault="0012790B" w:rsidP="0012790B">
      <w:pPr>
        <w:rPr>
          <w:ins w:id="1292" w:author="Owner" w:date="2020-09-27T22:21:00Z"/>
        </w:rPr>
      </w:pPr>
      <w:r>
        <w:t>STEM = Science, Technology, Engineering and Math</w:t>
      </w:r>
    </w:p>
    <w:p w14:paraId="6D6D5593" w14:textId="1C85A0C0" w:rsidR="00FC7305" w:rsidRDefault="00FC7305" w:rsidP="0012790B">
      <w:ins w:id="1293" w:author="Owner" w:date="2020-09-27T22:21:00Z">
        <w:r>
          <w:t>90_ryAN_09</w:t>
        </w:r>
      </w:ins>
    </w:p>
    <w:p w14:paraId="23FF7AEE" w14:textId="56DFCF76" w:rsidR="003E7531" w:rsidRDefault="003E7531" w:rsidP="00522D31"/>
    <w:p w14:paraId="6326B569" w14:textId="38EA16D8" w:rsidR="00C320B7" w:rsidRDefault="00C320B7" w:rsidP="00522D31">
      <w:r>
        <w:t>Teaching, educator development and student development</w:t>
      </w:r>
    </w:p>
    <w:p w14:paraId="077B2873" w14:textId="1ACB7E4D" w:rsidR="00C320B7" w:rsidRDefault="00C320B7" w:rsidP="00522D31"/>
    <w:p w14:paraId="0BB8FE22" w14:textId="52FA0DA1" w:rsidR="00C320B7" w:rsidRDefault="00C320B7" w:rsidP="00522D31"/>
    <w:p w14:paraId="5DE9CAEE" w14:textId="09E86204" w:rsidR="00C320B7" w:rsidRDefault="00C320B7" w:rsidP="00522D31">
      <w:r>
        <w:t xml:space="preserve">What I learned about managing a team as a Graduate Researcher and Teaching Assistant. </w:t>
      </w:r>
    </w:p>
    <w:p w14:paraId="3304F41E" w14:textId="71DC5442" w:rsidR="00C320B7" w:rsidRDefault="00C320B7" w:rsidP="00522D31"/>
    <w:p w14:paraId="2C9966FB" w14:textId="2A7524BB" w:rsidR="00EF22D5" w:rsidRDefault="00EF22D5" w:rsidP="00522D31">
      <w:r>
        <w:t>A snippet of life in the field as a researcher – 1 (yes, this could be a series)</w:t>
      </w:r>
    </w:p>
    <w:p w14:paraId="67C556E7" w14:textId="77777777" w:rsidR="00EF22D5" w:rsidRDefault="00EF22D5" w:rsidP="00522D31">
      <w:r>
        <w:t>Because I’ve done research in ecology, I could also go on for DAYS and PAGES about how amazing life in the field can be—</w:t>
      </w:r>
    </w:p>
    <w:p w14:paraId="6EFE1A04" w14:textId="574A7160" w:rsidR="00EF22D5" w:rsidRDefault="005826CD" w:rsidP="00EF22D5">
      <w:pPr>
        <w:pStyle w:val="ListParagraph"/>
        <w:numPr>
          <w:ilvl w:val="0"/>
          <w:numId w:val="7"/>
        </w:numPr>
        <w:rPr>
          <w:ins w:id="1294" w:author="Owner" w:date="2020-09-27T16:07:00Z"/>
        </w:rPr>
      </w:pPr>
      <w:ins w:id="1295" w:author="Owner" w:date="2020-09-24T17:02:00Z">
        <w:r>
          <w:t>Walking in the rain [</w:t>
        </w:r>
      </w:ins>
      <w:r w:rsidR="00EF22D5">
        <w:t>hiking through mountains for days</w:t>
      </w:r>
      <w:ins w:id="1296" w:author="Owner" w:date="2020-09-24T17:02:00Z">
        <w:r>
          <w:t xml:space="preserve"> in an</w:t>
        </w:r>
      </w:ins>
      <w:ins w:id="1297" w:author="Owner" w:date="2020-09-24T17:03:00Z">
        <w:r>
          <w:t>y weather condition</w:t>
        </w:r>
      </w:ins>
      <w:ins w:id="1298" w:author="Owner" w:date="2020-09-24T17:02:00Z">
        <w:r>
          <w:t>]</w:t>
        </w:r>
      </w:ins>
      <w:r w:rsidR="00EF22D5">
        <w:t xml:space="preserve">; </w:t>
      </w:r>
    </w:p>
    <w:p w14:paraId="5DEC5241" w14:textId="77777777" w:rsidR="003F2FA0" w:rsidRDefault="003F2FA0">
      <w:pPr>
        <w:ind w:left="360"/>
        <w:pPrChange w:id="1299" w:author="Owner" w:date="2020-09-27T16:07:00Z">
          <w:pPr>
            <w:pStyle w:val="ListParagraph"/>
            <w:numPr>
              <w:numId w:val="7"/>
            </w:numPr>
            <w:ind w:hanging="360"/>
          </w:pPr>
        </w:pPrChange>
      </w:pPr>
    </w:p>
    <w:p w14:paraId="3AE763C1" w14:textId="133D9D7E" w:rsidR="00EF22D5" w:rsidRDefault="00EF22D5" w:rsidP="00EF22D5">
      <w:pPr>
        <w:pStyle w:val="ListParagraph"/>
        <w:numPr>
          <w:ilvl w:val="0"/>
          <w:numId w:val="7"/>
        </w:numPr>
        <w:rPr>
          <w:ins w:id="1300" w:author="Owner" w:date="2020-09-27T16:35:00Z"/>
        </w:rPr>
      </w:pPr>
      <w:r>
        <w:t xml:space="preserve">Not quite there and back again [getting ‘lost’ (my sense of direction is abysmal) and having to find our way back]; </w:t>
      </w:r>
    </w:p>
    <w:p w14:paraId="3DCFB208" w14:textId="38B087B1" w:rsidR="00777F68" w:rsidRDefault="00777F68">
      <w:pPr>
        <w:ind w:left="360"/>
        <w:pPrChange w:id="1301" w:author="Owner" w:date="2020-09-27T16:35:00Z">
          <w:pPr>
            <w:pStyle w:val="ListParagraph"/>
            <w:numPr>
              <w:numId w:val="7"/>
            </w:numPr>
            <w:ind w:hanging="360"/>
          </w:pPr>
        </w:pPrChange>
      </w:pPr>
      <w:ins w:id="1302" w:author="Owner" w:date="2020-09-27T16:35:00Z">
        <w:r>
          <w:t>“So… which way are we supposed to go now?” My assistant, Me</w:t>
        </w:r>
      </w:ins>
      <w:ins w:id="1303" w:author="Owner" w:date="2020-09-27T16:36:00Z">
        <w:r>
          <w:t xml:space="preserve">gan (3), asked. I shrugged. Before we started on our way, we were both aware that our sense of direction was horrible. </w:t>
        </w:r>
      </w:ins>
    </w:p>
    <w:p w14:paraId="1C4E9A9A" w14:textId="67526D9C" w:rsidR="00EF22D5" w:rsidRDefault="00EF22D5" w:rsidP="00EF22D5">
      <w:pPr>
        <w:pStyle w:val="ListParagraph"/>
        <w:numPr>
          <w:ilvl w:val="0"/>
          <w:numId w:val="7"/>
        </w:numPr>
        <w:rPr>
          <w:ins w:id="1304" w:author="Owner" w:date="2020-09-27T16:39:00Z"/>
        </w:rPr>
      </w:pPr>
      <w:r>
        <w:t xml:space="preserve">Trails of being an observer [watching a large female grasshopper start eating my field notebook when a </w:t>
      </w:r>
      <w:r w:rsidR="003E3762">
        <w:t>male land</w:t>
      </w:r>
      <w:r>
        <w:t xml:space="preserve"> on top and starts mating with her]; </w:t>
      </w:r>
    </w:p>
    <w:p w14:paraId="6043F17B" w14:textId="77777777" w:rsidR="00777F68" w:rsidRDefault="00777F68">
      <w:pPr>
        <w:ind w:left="360"/>
        <w:pPrChange w:id="1305" w:author="Owner" w:date="2020-09-27T16:39:00Z">
          <w:pPr>
            <w:pStyle w:val="ListParagraph"/>
            <w:numPr>
              <w:numId w:val="7"/>
            </w:numPr>
            <w:ind w:hanging="360"/>
          </w:pPr>
        </w:pPrChange>
      </w:pPr>
    </w:p>
    <w:p w14:paraId="6F2BC91A" w14:textId="45C85DD2" w:rsidR="00EF22D5" w:rsidRDefault="00EF22D5" w:rsidP="00EF22D5">
      <w:pPr>
        <w:pStyle w:val="ListParagraph"/>
        <w:numPr>
          <w:ilvl w:val="0"/>
          <w:numId w:val="7"/>
        </w:numPr>
        <w:rPr>
          <w:ins w:id="1306" w:author="Owner" w:date="2020-09-27T16:39:00Z"/>
        </w:rPr>
      </w:pPr>
      <w:r>
        <w:lastRenderedPageBreak/>
        <w:t xml:space="preserve">coming face to face with a black bear and her three cubs less than 20 ft away when I stood up to check what the thundering sound was; </w:t>
      </w:r>
    </w:p>
    <w:p w14:paraId="32C42578" w14:textId="77777777" w:rsidR="00777F68" w:rsidRDefault="00777F68">
      <w:pPr>
        <w:ind w:left="360"/>
        <w:pPrChange w:id="1307" w:author="Owner" w:date="2020-09-27T16:39:00Z">
          <w:pPr>
            <w:pStyle w:val="ListParagraph"/>
            <w:numPr>
              <w:numId w:val="7"/>
            </w:numPr>
            <w:ind w:hanging="360"/>
          </w:pPr>
        </w:pPrChange>
      </w:pPr>
    </w:p>
    <w:p w14:paraId="02553ECA" w14:textId="345913C9" w:rsidR="00EF22D5" w:rsidRDefault="00BB1257" w:rsidP="00EF22D5">
      <w:pPr>
        <w:pStyle w:val="ListParagraph"/>
        <w:numPr>
          <w:ilvl w:val="0"/>
          <w:numId w:val="7"/>
        </w:numPr>
        <w:rPr>
          <w:ins w:id="1308" w:author="Owner" w:date="2020-09-27T16:40:00Z"/>
        </w:rPr>
      </w:pPr>
      <w:r>
        <w:t>It’s hot and it’s cold [</w:t>
      </w:r>
      <w:r w:rsidR="00EF22D5">
        <w:t>freezing in the cold when we misjudged the weather</w:t>
      </w:r>
      <w:r>
        <w:t>]</w:t>
      </w:r>
    </w:p>
    <w:p w14:paraId="5858CD80" w14:textId="77777777" w:rsidR="00777F68" w:rsidRDefault="00777F68">
      <w:pPr>
        <w:ind w:left="360"/>
        <w:pPrChange w:id="1309" w:author="Owner" w:date="2020-09-27T16:40:00Z">
          <w:pPr>
            <w:pStyle w:val="ListParagraph"/>
            <w:numPr>
              <w:numId w:val="7"/>
            </w:numPr>
            <w:ind w:hanging="360"/>
          </w:pPr>
        </w:pPrChange>
      </w:pPr>
    </w:p>
    <w:p w14:paraId="5DB2AD99" w14:textId="54D3BEE3" w:rsidR="00EF22D5" w:rsidRDefault="00EF22D5" w:rsidP="00EF22D5">
      <w:pPr>
        <w:pStyle w:val="ListParagraph"/>
        <w:numPr>
          <w:ilvl w:val="0"/>
          <w:numId w:val="7"/>
        </w:numPr>
        <w:rPr>
          <w:ins w:id="1310" w:author="Owner" w:date="2020-09-27T16:40:00Z"/>
        </w:rPr>
      </w:pPr>
      <w:r>
        <w:t xml:space="preserve">trying to decipher our notes with the rain pouring down on us as we tried to collect sheep poo. </w:t>
      </w:r>
    </w:p>
    <w:p w14:paraId="5A4EF04B" w14:textId="18EAF788" w:rsidR="00777F68" w:rsidRDefault="002727F9" w:rsidP="00777F68">
      <w:pPr>
        <w:ind w:left="360"/>
        <w:rPr>
          <w:ins w:id="1311" w:author="Owner" w:date="2020-09-27T16:43:00Z"/>
        </w:rPr>
      </w:pPr>
      <w:ins w:id="1312" w:author="Owner" w:date="2020-09-27T16:40:00Z">
        <w:r>
          <w:t>“Which way do I go?”</w:t>
        </w:r>
      </w:ins>
      <w:ins w:id="1313" w:author="Owner" w:date="2020-09-27T16:41:00Z">
        <w:r>
          <w:t xml:space="preserve"> I yelled into the walkie-talkie across the field. Megan’s head was bowed under the jacket. I don’t think she heard me – it was </w:t>
        </w:r>
      </w:ins>
      <w:proofErr w:type="gramStart"/>
      <w:ins w:id="1314" w:author="Owner" w:date="2020-09-27T16:42:00Z">
        <w:r>
          <w:t>pouring</w:t>
        </w:r>
        <w:proofErr w:type="gramEnd"/>
        <w:r>
          <w:t xml:space="preserve"> and the sound drown</w:t>
        </w:r>
      </w:ins>
      <w:ins w:id="1315" w:author="Owner" w:date="2020-09-27T16:43:00Z">
        <w:r>
          <w:t>ed</w:t>
        </w:r>
      </w:ins>
      <w:ins w:id="1316" w:author="Owner" w:date="2020-09-27T16:42:00Z">
        <w:r>
          <w:t xml:space="preserve"> out my voice, even with a walkie-talkie. </w:t>
        </w:r>
      </w:ins>
    </w:p>
    <w:p w14:paraId="0926E251" w14:textId="79F56311" w:rsidR="002727F9" w:rsidRDefault="002727F9" w:rsidP="00777F68">
      <w:pPr>
        <w:ind w:left="360"/>
        <w:rPr>
          <w:ins w:id="1317" w:author="Owner" w:date="2020-09-27T16:43:00Z"/>
        </w:rPr>
      </w:pPr>
      <w:ins w:id="1318" w:author="Owner" w:date="2020-09-27T16:43:00Z">
        <w:r>
          <w:t xml:space="preserve">“Megan?” I tried again. </w:t>
        </w:r>
      </w:ins>
    </w:p>
    <w:p w14:paraId="55E68A1F" w14:textId="5F2B15CB" w:rsidR="002727F9" w:rsidRDefault="00CC1726">
      <w:pPr>
        <w:ind w:left="360"/>
        <w:pPrChange w:id="1319" w:author="Owner" w:date="2020-09-27T16:40:00Z">
          <w:pPr>
            <w:pStyle w:val="ListParagraph"/>
            <w:numPr>
              <w:numId w:val="7"/>
            </w:numPr>
            <w:ind w:hanging="360"/>
          </w:pPr>
        </w:pPrChange>
      </w:pPr>
      <w:ins w:id="1320" w:author="Owner" w:date="2020-09-27T16:59:00Z">
        <w:r>
          <w:t>We had left the trailer at 7:30am that morning. The weather forecast said that ther</w:t>
        </w:r>
      </w:ins>
      <w:ins w:id="1321" w:author="Owner" w:date="2020-09-27T17:00:00Z">
        <w:r>
          <w:t xml:space="preserve">e was a 50% probability of rainfall late afternoon/early evening. </w:t>
        </w:r>
      </w:ins>
    </w:p>
    <w:p w14:paraId="0F8263CD" w14:textId="4884CC93" w:rsidR="00EF22D5" w:rsidRDefault="00EF22D5" w:rsidP="00EF22D5">
      <w:pPr>
        <w:pStyle w:val="ListParagraph"/>
        <w:numPr>
          <w:ilvl w:val="0"/>
          <w:numId w:val="7"/>
        </w:numPr>
        <w:rPr>
          <w:ins w:id="1322" w:author="Owner" w:date="2020-09-27T16:40:00Z"/>
        </w:rPr>
      </w:pPr>
      <w:r>
        <w:t xml:space="preserve">The shitty </w:t>
      </w:r>
      <w:proofErr w:type="gramStart"/>
      <w:r>
        <w:t>girls</w:t>
      </w:r>
      <w:proofErr w:type="gramEnd"/>
      <w:r>
        <w:t xml:space="preserve"> episode</w:t>
      </w:r>
    </w:p>
    <w:p w14:paraId="29A90D81" w14:textId="198C7B5C" w:rsidR="00777F68" w:rsidRDefault="001F044A">
      <w:pPr>
        <w:ind w:left="360"/>
        <w:pPrChange w:id="1323" w:author="Owner" w:date="2020-09-27T16:40:00Z">
          <w:pPr>
            <w:pStyle w:val="ListParagraph"/>
            <w:numPr>
              <w:numId w:val="7"/>
            </w:numPr>
            <w:ind w:hanging="360"/>
          </w:pPr>
        </w:pPrChange>
      </w:pPr>
      <w:ins w:id="1324" w:author="Owner" w:date="2020-09-27T21:21:00Z">
        <w:r>
          <w:t>Yet again, there we were—high up on the hill, waiti</w:t>
        </w:r>
      </w:ins>
      <w:ins w:id="1325" w:author="Owner" w:date="2020-09-27T21:22:00Z">
        <w:r>
          <w:t>ng for sheep to descend f</w:t>
        </w:r>
      </w:ins>
    </w:p>
    <w:p w14:paraId="3B2740BE" w14:textId="47296EB5" w:rsidR="00EF22D5" w:rsidRDefault="00EF22D5" w:rsidP="00EF22D5">
      <w:pPr>
        <w:pStyle w:val="ListParagraph"/>
        <w:numPr>
          <w:ilvl w:val="0"/>
          <w:numId w:val="7"/>
        </w:numPr>
        <w:rPr>
          <w:ins w:id="1326" w:author="Owner" w:date="2020-09-27T16:40:00Z"/>
        </w:rPr>
      </w:pPr>
      <w:r>
        <w:t>Waiting for sheep</w:t>
      </w:r>
      <w:ins w:id="1327" w:author="Owner" w:date="2020-09-24T16:40:00Z">
        <w:r w:rsidR="003E3762">
          <w:t xml:space="preserve"> action [spending the entire day</w:t>
        </w:r>
      </w:ins>
      <w:ins w:id="1328" w:author="Owner" w:date="2020-09-24T16:41:00Z">
        <w:r w:rsidR="003E3762">
          <w:t xml:space="preserve"> just hiking and getting to know each other</w:t>
        </w:r>
      </w:ins>
      <w:ins w:id="1329" w:author="Owner" w:date="2020-09-24T16:40:00Z">
        <w:r w:rsidR="003E3762">
          <w:t>]</w:t>
        </w:r>
      </w:ins>
    </w:p>
    <w:p w14:paraId="1B88FA03" w14:textId="77777777" w:rsidR="00777F68" w:rsidRDefault="00777F68">
      <w:pPr>
        <w:ind w:left="360"/>
        <w:pPrChange w:id="1330" w:author="Owner" w:date="2020-09-27T16:40:00Z">
          <w:pPr>
            <w:pStyle w:val="ListParagraph"/>
            <w:numPr>
              <w:numId w:val="7"/>
            </w:numPr>
            <w:ind w:hanging="360"/>
          </w:pPr>
        </w:pPrChange>
      </w:pPr>
    </w:p>
    <w:p w14:paraId="4F35F3DD" w14:textId="0D1A4390" w:rsidR="00EF22D5" w:rsidRDefault="000A4BAF" w:rsidP="00EF22D5">
      <w:pPr>
        <w:pStyle w:val="ListParagraph"/>
        <w:numPr>
          <w:ilvl w:val="0"/>
          <w:numId w:val="7"/>
        </w:numPr>
        <w:rPr>
          <w:ins w:id="1331" w:author="Owner" w:date="2020-09-27T16:40:00Z"/>
        </w:rPr>
      </w:pPr>
      <w:r>
        <w:t>A very long day</w:t>
      </w:r>
      <w:ins w:id="1332" w:author="Owner" w:date="2020-09-24T16:39:00Z">
        <w:r w:rsidR="003E3762">
          <w:t xml:space="preserve"> [</w:t>
        </w:r>
      </w:ins>
      <w:ins w:id="1333" w:author="Owner" w:date="2020-09-24T16:40:00Z">
        <w:r w:rsidR="003E3762">
          <w:t>walking for the entire day]</w:t>
        </w:r>
      </w:ins>
    </w:p>
    <w:p w14:paraId="439EA130" w14:textId="77777777" w:rsidR="00777F68" w:rsidRDefault="00777F68">
      <w:pPr>
        <w:ind w:left="360"/>
        <w:pPrChange w:id="1334" w:author="Owner" w:date="2020-09-27T16:40:00Z">
          <w:pPr>
            <w:pStyle w:val="ListParagraph"/>
            <w:numPr>
              <w:numId w:val="7"/>
            </w:numPr>
            <w:ind w:hanging="360"/>
          </w:pPr>
        </w:pPrChange>
      </w:pPr>
    </w:p>
    <w:p w14:paraId="3725B89B" w14:textId="00DEAEEB" w:rsidR="003E3762" w:rsidRDefault="00C55793" w:rsidP="00EF22D5">
      <w:pPr>
        <w:pStyle w:val="ListParagraph"/>
        <w:numPr>
          <w:ilvl w:val="0"/>
          <w:numId w:val="7"/>
        </w:numPr>
        <w:rPr>
          <w:ins w:id="1335" w:author="Owner" w:date="2020-09-27T16:40:00Z"/>
        </w:rPr>
      </w:pPr>
      <w:ins w:id="1336" w:author="Owner" w:date="2020-09-24T16:45:00Z">
        <w:r>
          <w:t xml:space="preserve">Rainy days… </w:t>
        </w:r>
      </w:ins>
    </w:p>
    <w:p w14:paraId="79E92783" w14:textId="77777777" w:rsidR="00777F68" w:rsidRDefault="00777F68">
      <w:pPr>
        <w:ind w:left="360"/>
        <w:pPrChange w:id="1337" w:author="Owner" w:date="2020-09-27T16:40:00Z">
          <w:pPr>
            <w:pStyle w:val="ListParagraph"/>
            <w:numPr>
              <w:numId w:val="7"/>
            </w:numPr>
            <w:ind w:hanging="360"/>
          </w:pPr>
        </w:pPrChange>
      </w:pPr>
    </w:p>
    <w:p w14:paraId="04D7A26F" w14:textId="3E160504" w:rsidR="00EF22D5" w:rsidRDefault="00EF22D5" w:rsidP="003E3762">
      <w:pPr>
        <w:ind w:left="360"/>
        <w:rPr>
          <w:ins w:id="1338" w:author="Owner" w:date="2020-09-24T18:11:00Z"/>
        </w:rPr>
      </w:pPr>
      <w:r>
        <w:t>Research and life in the field is so much more than what you imagine it could be when you take biology/ecology courses in school.</w:t>
      </w:r>
    </w:p>
    <w:p w14:paraId="6DCB354E" w14:textId="701DAEF1" w:rsidR="00DB7BAF" w:rsidRDefault="00DB7BAF" w:rsidP="00DB7BAF">
      <w:pPr>
        <w:rPr>
          <w:ins w:id="1339" w:author="Owner" w:date="2020-09-24T18:11:00Z"/>
        </w:rPr>
      </w:pPr>
      <w:ins w:id="1340" w:author="Owner" w:date="2020-09-24T18:11:00Z">
        <w:r>
          <w:t>Living in the world</w:t>
        </w:r>
      </w:ins>
    </w:p>
    <w:p w14:paraId="3DCD34BC" w14:textId="01ACE197" w:rsidR="00DB7BAF" w:rsidRDefault="00DB7BAF" w:rsidP="00DB7BAF">
      <w:pPr>
        <w:pStyle w:val="ListParagraph"/>
        <w:numPr>
          <w:ilvl w:val="0"/>
          <w:numId w:val="8"/>
        </w:numPr>
        <w:rPr>
          <w:ins w:id="1341" w:author="Owner" w:date="2020-09-24T18:12:00Z"/>
        </w:rPr>
      </w:pPr>
      <w:ins w:id="1342" w:author="Owner" w:date="2020-09-24T18:11:00Z">
        <w:r>
          <w:t>Bala</w:t>
        </w:r>
      </w:ins>
      <w:ins w:id="1343" w:author="Owner" w:date="2020-09-24T18:12:00Z">
        <w:r>
          <w:t>ncing eastern and western living</w:t>
        </w:r>
      </w:ins>
    </w:p>
    <w:p w14:paraId="60571959" w14:textId="2C3745CD" w:rsidR="00DB7BAF" w:rsidRDefault="00DB7BAF" w:rsidP="00DB7BAF">
      <w:pPr>
        <w:pStyle w:val="ListParagraph"/>
        <w:numPr>
          <w:ilvl w:val="0"/>
          <w:numId w:val="8"/>
        </w:numPr>
        <w:rPr>
          <w:ins w:id="1344" w:author="Owner" w:date="2020-09-24T18:12:00Z"/>
        </w:rPr>
      </w:pPr>
      <w:ins w:id="1345" w:author="Owner" w:date="2020-09-24T18:12:00Z">
        <w:r>
          <w:t>Pet-</w:t>
        </w:r>
        <w:proofErr w:type="spellStart"/>
        <w:r>
          <w:t>peevs</w:t>
        </w:r>
        <w:proofErr w:type="spellEnd"/>
        <w:r>
          <w:t xml:space="preserve"> </w:t>
        </w:r>
        <w:proofErr w:type="spellStart"/>
        <w:r>
          <w:t>abt</w:t>
        </w:r>
        <w:proofErr w:type="spellEnd"/>
        <w:r>
          <w:t xml:space="preserve"> </w:t>
        </w:r>
        <w:proofErr w:type="spellStart"/>
        <w:r>
          <w:t>hindui</w:t>
        </w:r>
      </w:ins>
      <w:ins w:id="1346" w:author="Owner" w:date="2020-09-24T18:13:00Z">
        <w:r>
          <w:t>s</w:t>
        </w:r>
      </w:ins>
      <w:ins w:id="1347" w:author="Owner" w:date="2020-09-24T18:12:00Z">
        <w:r>
          <w:t>am</w:t>
        </w:r>
        <w:proofErr w:type="spellEnd"/>
      </w:ins>
    </w:p>
    <w:p w14:paraId="7104D862" w14:textId="02F2E289" w:rsidR="00DB7BAF" w:rsidRDefault="00DB7BAF" w:rsidP="00DB7BAF">
      <w:pPr>
        <w:pStyle w:val="ListParagraph"/>
        <w:numPr>
          <w:ilvl w:val="0"/>
          <w:numId w:val="8"/>
        </w:numPr>
        <w:rPr>
          <w:ins w:id="1348" w:author="Owner" w:date="2020-09-24T18:14:00Z"/>
        </w:rPr>
      </w:pPr>
      <w:ins w:id="1349" w:author="Owner" w:date="2020-09-24T18:13:00Z">
        <w:r>
          <w:t>You’ll hate it! [Switz</w:t>
        </w:r>
      </w:ins>
      <w:ins w:id="1350" w:author="Owner" w:date="2020-09-24T18:14:00Z">
        <w:r>
          <w:t>erland]</w:t>
        </w:r>
      </w:ins>
    </w:p>
    <w:p w14:paraId="3AE959BE" w14:textId="1A7837FF" w:rsidR="00DB7BAF" w:rsidRDefault="00316AAC" w:rsidP="00A67353">
      <w:pPr>
        <w:pStyle w:val="ListParagraph"/>
        <w:numPr>
          <w:ilvl w:val="0"/>
          <w:numId w:val="8"/>
        </w:numPr>
        <w:rPr>
          <w:ins w:id="1351" w:author="Owner" w:date="2020-09-24T18:15:00Z"/>
        </w:rPr>
      </w:pPr>
      <w:ins w:id="1352" w:author="Owner" w:date="2020-09-24T18:15:00Z">
        <w:r>
          <w:t>[</w:t>
        </w:r>
      </w:ins>
      <w:ins w:id="1353" w:author="Owner" w:date="2020-09-24T18:14:00Z">
        <w:r>
          <w:t>I</w:t>
        </w:r>
      </w:ins>
      <w:ins w:id="1354" w:author="Owner" w:date="2020-09-24T18:15:00Z">
        <w:r>
          <w:t>]</w:t>
        </w:r>
      </w:ins>
      <w:ins w:id="1355" w:author="Owner" w:date="2020-09-24T18:14:00Z">
        <w:r>
          <w:t xml:space="preserve"> like it hot [</w:t>
        </w:r>
      </w:ins>
      <w:ins w:id="1356" w:author="Owner" w:date="2020-09-24T18:15:00Z">
        <w:r>
          <w:t>Thailand]</w:t>
        </w:r>
      </w:ins>
    </w:p>
    <w:p w14:paraId="1108F29A" w14:textId="77777777" w:rsidR="00A67353" w:rsidRDefault="00A67353" w:rsidP="00A67353">
      <w:pPr>
        <w:pStyle w:val="ListParagraph"/>
        <w:numPr>
          <w:ilvl w:val="0"/>
          <w:numId w:val="8"/>
        </w:numPr>
      </w:pPr>
    </w:p>
    <w:p w14:paraId="248EF29A" w14:textId="20637EAD"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1357" w:author="Owner" w:date="2020-09-05T14:09:00Z"/>
        </w:rPr>
      </w:pPr>
    </w:p>
    <w:p w14:paraId="066C89D5" w14:textId="0CF05BB1" w:rsidR="00CB53B2" w:rsidRDefault="00CB53B2">
      <w:pPr>
        <w:rPr>
          <w:ins w:id="1358" w:author="Owner" w:date="2020-09-05T14:09:00Z"/>
        </w:rPr>
      </w:pPr>
      <w:ins w:id="1359" w:author="Owner" w:date="2020-09-05T14:09:00Z">
        <w:r>
          <w:br w:type="page"/>
        </w:r>
      </w:ins>
    </w:p>
    <w:p w14:paraId="7BFA4853" w14:textId="08A1FBB7" w:rsidR="00CB53B2" w:rsidRDefault="00CB53B2" w:rsidP="00522D31">
      <w:pPr>
        <w:rPr>
          <w:ins w:id="1360" w:author="Owner" w:date="2020-09-05T14:09:00Z"/>
        </w:rPr>
      </w:pPr>
      <w:ins w:id="1361" w:author="Owner" w:date="2020-09-05T14:09:00Z">
        <w:r>
          <w:lastRenderedPageBreak/>
          <w:t xml:space="preserve">Git stuff: </w:t>
        </w:r>
      </w:ins>
    </w:p>
    <w:p w14:paraId="16C6345A" w14:textId="4F750C73" w:rsidR="00CB53B2" w:rsidRDefault="00CB53B2" w:rsidP="00522D31">
      <w:pPr>
        <w:rPr>
          <w:ins w:id="1362" w:author="Owner" w:date="2020-09-05T14:10:00Z"/>
        </w:rPr>
      </w:pPr>
      <w:ins w:id="1363" w:author="Owner" w:date="2020-09-05T14:09:00Z">
        <w:r>
          <w:t>Type ‘ls’ in the git bash &lt;this should show a</w:t>
        </w:r>
      </w:ins>
      <w:ins w:id="1364" w:author="Owner" w:date="2020-09-05T14:10:00Z">
        <w:r>
          <w:t xml:space="preserve"> list of folders/documents&gt;</w:t>
        </w:r>
      </w:ins>
    </w:p>
    <w:p w14:paraId="586B81F3" w14:textId="50FFD54F" w:rsidR="00CB53B2" w:rsidRDefault="00CB53B2" w:rsidP="00522D31">
      <w:pPr>
        <w:rPr>
          <w:ins w:id="1365" w:author="Owner" w:date="2020-09-05T14:10:00Z"/>
        </w:rPr>
      </w:pPr>
      <w:ins w:id="1366" w:author="Owner" w:date="2020-09-05T14:10:00Z">
        <w:r>
          <w:t>Then, type ‘cd Documents’ to set the directory</w:t>
        </w:r>
      </w:ins>
    </w:p>
    <w:p w14:paraId="01A71C55" w14:textId="6C2DBA8A" w:rsidR="00CB53B2" w:rsidRDefault="00CB53B2" w:rsidP="00522D31">
      <w:pPr>
        <w:rPr>
          <w:ins w:id="1367" w:author="Owner" w:date="2020-09-05T14:11:00Z"/>
        </w:rPr>
      </w:pPr>
      <w:ins w:id="1368" w:author="Owner" w:date="2020-09-05T14:10:00Z">
        <w:r>
          <w:t>‘ls’ – to chec</w:t>
        </w:r>
      </w:ins>
      <w:ins w:id="1369" w:author="Owner" w:date="2020-09-05T14:11:00Z">
        <w:r>
          <w:t>k the folders/documents</w:t>
        </w:r>
      </w:ins>
    </w:p>
    <w:p w14:paraId="315A3433" w14:textId="26698618" w:rsidR="00CB53B2" w:rsidRDefault="00CB53B2" w:rsidP="00522D31">
      <w:pPr>
        <w:rPr>
          <w:ins w:id="1370" w:author="Owner" w:date="2020-09-05T14:14:00Z"/>
        </w:rPr>
      </w:pPr>
      <w:ins w:id="1371" w:author="Owner" w:date="2020-09-05T14:11:00Z">
        <w:r>
          <w:t>‘cd [relevant folder name]’</w:t>
        </w:r>
      </w:ins>
      <w:ins w:id="1372" w:author="Owner" w:date="2020-09-05T14:13:00Z">
        <w:r>
          <w:t xml:space="preserve"> – in this case it is ‘cd </w:t>
        </w:r>
        <w:proofErr w:type="spellStart"/>
        <w:r>
          <w:t>Teachingandlearning</w:t>
        </w:r>
        <w:proofErr w:type="spellEnd"/>
        <w:r>
          <w:t>’ (also you can hit tab after the ‘teach’ and it will auto-com</w:t>
        </w:r>
      </w:ins>
      <w:ins w:id="1373" w:author="Owner" w:date="2020-09-05T14:14:00Z">
        <w:r>
          <w:t>plete</w:t>
        </w:r>
      </w:ins>
    </w:p>
    <w:p w14:paraId="61C39A6C" w14:textId="5103B973" w:rsidR="00CB53B2" w:rsidRDefault="00CB53B2" w:rsidP="00522D31">
      <w:pPr>
        <w:rPr>
          <w:ins w:id="1374" w:author="Owner" w:date="2020-09-05T14:14:00Z"/>
        </w:rPr>
      </w:pPr>
      <w:ins w:id="1375" w:author="Owner" w:date="2020-09-05T14:14:00Z">
        <w:r>
          <w:t>‘ls’ – to check the folders/documents</w:t>
        </w:r>
      </w:ins>
    </w:p>
    <w:p w14:paraId="16EE4599" w14:textId="12589A9D" w:rsidR="00CB53B2" w:rsidRDefault="00CB53B2" w:rsidP="00522D31">
      <w:pPr>
        <w:rPr>
          <w:ins w:id="1376" w:author="Owner" w:date="2020-09-05T14:14:00Z"/>
        </w:rPr>
      </w:pPr>
      <w:ins w:id="1377" w:author="Owner" w:date="2020-09-05T14:14:00Z">
        <w:r>
          <w:t xml:space="preserve">‘cd </w:t>
        </w:r>
        <w:r w:rsidR="00744869">
          <w:t>webpage’</w:t>
        </w:r>
      </w:ins>
    </w:p>
    <w:p w14:paraId="6C303101" w14:textId="2162A4D4" w:rsidR="00744869" w:rsidRDefault="00744869" w:rsidP="00522D31">
      <w:pPr>
        <w:rPr>
          <w:ins w:id="1378" w:author="Owner" w:date="2020-09-05T14:14:00Z"/>
        </w:rPr>
      </w:pPr>
      <w:ins w:id="1379" w:author="Owner" w:date="2020-09-05T14:14:00Z">
        <w:r>
          <w:t>‘ls’</w:t>
        </w:r>
      </w:ins>
    </w:p>
    <w:p w14:paraId="605A24D7" w14:textId="0BC6E968" w:rsidR="00744869" w:rsidRDefault="00744869" w:rsidP="00522D31">
      <w:pPr>
        <w:rPr>
          <w:ins w:id="1380" w:author="Owner" w:date="2020-09-05T14:14:00Z"/>
        </w:rPr>
      </w:pPr>
      <w:ins w:id="1381" w:author="Owner" w:date="2020-09-05T14:14:00Z">
        <w:r>
          <w:t>‘cd test-site’</w:t>
        </w:r>
      </w:ins>
    </w:p>
    <w:p w14:paraId="68F4FF0A" w14:textId="1BECD652" w:rsidR="00744869" w:rsidRDefault="00744869" w:rsidP="00522D31">
      <w:pPr>
        <w:rPr>
          <w:ins w:id="1382" w:author="Owner" w:date="2020-09-05T14:15:00Z"/>
        </w:rPr>
      </w:pPr>
      <w:ins w:id="1383" w:author="Owner" w:date="2020-09-05T14:14:00Z">
        <w:r>
          <w:t>‘ls -a’ – the ‘-a</w:t>
        </w:r>
      </w:ins>
      <w:ins w:id="1384" w:author="Owner" w:date="2020-09-05T14:15:00Z">
        <w:r>
          <w:t xml:space="preserve">’ will mean that I can see the hidden folders as well. So I should be able to see the </w:t>
        </w:r>
        <w:proofErr w:type="gramStart"/>
        <w:r>
          <w:t>‘.git</w:t>
        </w:r>
        <w:proofErr w:type="gramEnd"/>
        <w:r>
          <w:t>/’ folder</w:t>
        </w:r>
      </w:ins>
    </w:p>
    <w:p w14:paraId="3E639564" w14:textId="3C290262" w:rsidR="00744869" w:rsidRDefault="00744869" w:rsidP="00522D31">
      <w:pPr>
        <w:rPr>
          <w:ins w:id="1385" w:author="Owner" w:date="2020-09-05T14:18:00Z"/>
        </w:rPr>
      </w:pPr>
      <w:ins w:id="1386" w:author="Owner" w:date="2020-09-05T14:15:00Z">
        <w:r>
          <w:t>‘git status’</w:t>
        </w:r>
      </w:ins>
      <w:ins w:id="1387" w:author="Owner" w:date="2020-09-05T14:16:00Z">
        <w:r>
          <w:t xml:space="preserve"> – will tell you the overall status: It will show a list of changes that you’ve made to the documents and a list of</w:t>
        </w:r>
      </w:ins>
      <w:ins w:id="1388" w:author="Owner" w:date="2020-09-05T14:17:00Z">
        <w:r>
          <w:t xml:space="preserve"> untracked files. All of these will be in RED ‘cos it has not been committed… and/or is untracked. When I did it the second time with </w:t>
        </w:r>
        <w:proofErr w:type="spellStart"/>
        <w:r>
          <w:t>matth</w:t>
        </w:r>
      </w:ins>
      <w:ins w:id="1389" w:author="Owner" w:date="2020-09-05T14:18:00Z">
        <w:r>
          <w:t>ew</w:t>
        </w:r>
        <w:proofErr w:type="spellEnd"/>
        <w:r>
          <w:t>, it showed the msg “no changes added to commit (use “git add” and/or “git commit -a”)</w:t>
        </w:r>
      </w:ins>
    </w:p>
    <w:p w14:paraId="0C4D3E33" w14:textId="5C28C14F" w:rsidR="00744869" w:rsidRDefault="00744869" w:rsidP="00522D31">
      <w:pPr>
        <w:rPr>
          <w:ins w:id="1390" w:author="Owner" w:date="2020-09-05T14:19:00Z"/>
        </w:rPr>
      </w:pPr>
      <w:ins w:id="1391" w:author="Owner" w:date="2020-09-05T14:18:00Z">
        <w:r>
          <w:t xml:space="preserve">‘git </w:t>
        </w:r>
        <w:proofErr w:type="gramStart"/>
        <w:r>
          <w:t>add .</w:t>
        </w:r>
        <w:proofErr w:type="gramEnd"/>
        <w:r>
          <w:t xml:space="preserve">’ – adds everything in the folder on to the </w:t>
        </w:r>
        <w:proofErr w:type="spellStart"/>
        <w:r>
          <w:t>gith</w:t>
        </w:r>
      </w:ins>
      <w:ins w:id="1392" w:author="Owner" w:date="2020-09-05T14:19:00Z">
        <w:r>
          <w:t>ub</w:t>
        </w:r>
        <w:proofErr w:type="spellEnd"/>
        <w:r>
          <w:t xml:space="preserve"> site/your section/your (as in my) site</w:t>
        </w:r>
      </w:ins>
    </w:p>
    <w:p w14:paraId="228CCAC5" w14:textId="78C5EFC1" w:rsidR="00744869" w:rsidRDefault="00744869" w:rsidP="00522D31">
      <w:pPr>
        <w:rPr>
          <w:ins w:id="1393" w:author="Owner" w:date="2020-09-05T14:21:00Z"/>
        </w:rPr>
      </w:pPr>
      <w:ins w:id="1394" w:author="Owner" w:date="2020-09-05T14:19:00Z">
        <w:r>
          <w:t>‘git status’</w:t>
        </w:r>
        <w:r w:rsidR="00110CB9">
          <w:t xml:space="preserve"> – at this point the branch should be up to date with ‘origin/master’. It will also show a </w:t>
        </w:r>
      </w:ins>
      <w:ins w:id="1395" w:author="Owner" w:date="2020-09-05T14:20:00Z">
        <w:r w:rsidR="00110CB9">
          <w:t>list of changes that were added. Because it’s been added, it will show up in green. HOWEVER</w:t>
        </w:r>
      </w:ins>
      <w:ins w:id="1396" w:author="Owner" w:date="2020-09-05T14:21:00Z">
        <w:r w:rsidR="00110CB9">
          <w:t>, it has NOT been committed yet!</w:t>
        </w:r>
      </w:ins>
    </w:p>
    <w:p w14:paraId="5C8BBB91" w14:textId="7179A249" w:rsidR="00110CB9" w:rsidRDefault="00110CB9" w:rsidP="00522D31">
      <w:pPr>
        <w:rPr>
          <w:ins w:id="1397" w:author="Owner" w:date="2020-09-05T14:23:00Z"/>
        </w:rPr>
      </w:pPr>
      <w:ins w:id="1398" w:author="Owner" w:date="2020-09-05T14:21:00Z">
        <w:r>
          <w:t xml:space="preserve">‘git commit -m “imperative statement” – will commit the changes that you[I] just made and the </w:t>
        </w:r>
      </w:ins>
      <w:ins w:id="1399"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400" w:author="Owner" w:date="2020-09-05T14:28:00Z"/>
        </w:rPr>
      </w:pPr>
      <w:ins w:id="1401" w:author="Owner" w:date="2020-09-05T14:28:00Z">
        <w:r>
          <w:t>‘git status’</w:t>
        </w:r>
      </w:ins>
    </w:p>
    <w:p w14:paraId="663D0500" w14:textId="57B2CDE6" w:rsidR="00771137" w:rsidRDefault="00771137" w:rsidP="00522D31">
      <w:pPr>
        <w:rPr>
          <w:ins w:id="1402" w:author="Owner" w:date="2020-09-05T14:29:00Z"/>
        </w:rPr>
      </w:pPr>
      <w:ins w:id="1403" w:author="Owner" w:date="2020-09-05T14:28:00Z">
        <w:r>
          <w:t>‘</w:t>
        </w:r>
        <w:bookmarkStart w:id="1404" w:name="_GoBack"/>
        <w:bookmarkEnd w:id="1404"/>
        <w:r>
          <w:t xml:space="preserve">git remote -v’ – will show you where you need to get the documents to work on and where you’re going to push </w:t>
        </w:r>
      </w:ins>
      <w:ins w:id="1405" w:author="Owner" w:date="2020-09-05T14:29:00Z">
        <w:r>
          <w:t>new material. In this case, it should be the same, and I am ready for the next stage</w:t>
        </w:r>
      </w:ins>
    </w:p>
    <w:p w14:paraId="0191D21E" w14:textId="5AF37B40" w:rsidR="00771137" w:rsidRDefault="005B58AB" w:rsidP="00522D31">
      <w:pPr>
        <w:rPr>
          <w:ins w:id="1406" w:author="Owner" w:date="2020-09-05T14:30:00Z"/>
        </w:rPr>
      </w:pPr>
      <w:ins w:id="1407" w:author="Owner" w:date="2020-09-05T14:29:00Z">
        <w:r>
          <w:t>‘git push’ – wait for a bit. It sho</w:t>
        </w:r>
      </w:ins>
      <w:ins w:id="1408" w:author="Owner" w:date="2020-09-05T14:30:00Z">
        <w:r>
          <w:t>uld show me a list of what i</w:t>
        </w:r>
      </w:ins>
      <w:ins w:id="1409" w:author="Owner" w:date="2020-09-05T17:45:00Z">
        <w:r w:rsidR="009D6C0A">
          <w:t>t’</w:t>
        </w:r>
      </w:ins>
      <w:ins w:id="1410" w:author="Owner" w:date="2020-09-05T14:30:00Z">
        <w:r>
          <w:t>s d</w:t>
        </w:r>
      </w:ins>
      <w:ins w:id="1411" w:author="Owner" w:date="2020-09-05T17:45:00Z">
        <w:r w:rsidR="009D6C0A">
          <w:t>o</w:t>
        </w:r>
      </w:ins>
      <w:ins w:id="1412" w:author="Owner" w:date="2020-09-05T14:30:00Z">
        <w:r>
          <w:t xml:space="preserve">ing. </w:t>
        </w:r>
      </w:ins>
    </w:p>
    <w:p w14:paraId="0B475444" w14:textId="121D83E4" w:rsidR="005B58AB" w:rsidRDefault="005B58AB" w:rsidP="00522D31">
      <w:pPr>
        <w:rPr>
          <w:ins w:id="1413" w:author="Owner" w:date="2020-09-07T12:57:00Z"/>
        </w:rPr>
      </w:pPr>
    </w:p>
    <w:p w14:paraId="1159765B" w14:textId="3E4C659A" w:rsidR="00A37BD6" w:rsidRDefault="00A37BD6" w:rsidP="00522D31">
      <w:pPr>
        <w:rPr>
          <w:ins w:id="1414" w:author="Owner" w:date="2020-09-07T12:57:00Z"/>
        </w:rPr>
      </w:pPr>
      <w:ins w:id="1415" w:author="Owner" w:date="2020-09-07T12:57:00Z">
        <w:r>
          <w:t>NOW, to get stuff down and work on it: Day 2:</w:t>
        </w:r>
      </w:ins>
    </w:p>
    <w:p w14:paraId="13E28D8E" w14:textId="23CDFD1F" w:rsidR="00A37BD6" w:rsidRDefault="00AB73E6" w:rsidP="00522D31">
      <w:pPr>
        <w:rPr>
          <w:ins w:id="1416" w:author="Owner" w:date="2020-09-07T12:59:00Z"/>
        </w:rPr>
      </w:pPr>
      <w:ins w:id="1417" w:author="Owner" w:date="2020-09-07T12:59:00Z">
        <w:r>
          <w:t>‘git status’</w:t>
        </w:r>
      </w:ins>
    </w:p>
    <w:p w14:paraId="3AFFB8CF" w14:textId="18D70795" w:rsidR="00AB73E6" w:rsidRDefault="00AB73E6" w:rsidP="00522D31">
      <w:pPr>
        <w:rPr>
          <w:ins w:id="1418" w:author="Owner" w:date="2020-09-07T12:59:00Z"/>
        </w:rPr>
      </w:pPr>
      <w:ins w:id="1419" w:author="Owner" w:date="2020-09-07T12:59:00Z">
        <w:r>
          <w:t xml:space="preserve">‘git fetch’//’git pull’ </w:t>
        </w:r>
      </w:ins>
      <w:ins w:id="1420" w:author="Owner" w:date="2020-09-07T13:00:00Z">
        <w:r>
          <w:t>–</w:t>
        </w:r>
      </w:ins>
      <w:ins w:id="1421" w:author="Owner" w:date="2020-09-07T12:59:00Z">
        <w:r>
          <w:t xml:space="preserve"> </w:t>
        </w:r>
      </w:ins>
      <w:ins w:id="1422" w:author="Owner" w:date="2020-09-07T13:00:00Z">
        <w:r>
          <w:t>‘git pull’ is the combination of ‘git fetch’ AND ‘git merge’</w:t>
        </w:r>
      </w:ins>
    </w:p>
    <w:p w14:paraId="254FDA44" w14:textId="058BAC8A" w:rsidR="00AB73E6" w:rsidRDefault="00AB73E6" w:rsidP="00522D31">
      <w:pPr>
        <w:rPr>
          <w:ins w:id="1423" w:author="Owner" w:date="2020-09-07T12:59:00Z"/>
        </w:rPr>
      </w:pPr>
      <w:ins w:id="1424" w:author="Owner" w:date="2020-09-07T12:59:00Z">
        <w:r>
          <w:t>‘git status’</w:t>
        </w:r>
      </w:ins>
    </w:p>
    <w:p w14:paraId="5A66DA9C" w14:textId="57359D01" w:rsidR="00AB73E6" w:rsidRDefault="00AB73E6" w:rsidP="00522D31">
      <w:pPr>
        <w:rPr>
          <w:ins w:id="1425" w:author="Owner" w:date="2020-09-07T13:12:00Z"/>
        </w:rPr>
      </w:pPr>
      <w:ins w:id="1426" w:author="Owner" w:date="2020-09-07T12:59:00Z">
        <w:r>
          <w:lastRenderedPageBreak/>
          <w:t>‘git merge’</w:t>
        </w:r>
      </w:ins>
    </w:p>
    <w:p w14:paraId="3ED50C46" w14:textId="4BB2A970" w:rsidR="002603FB" w:rsidRDefault="002603FB" w:rsidP="00522D31">
      <w:pPr>
        <w:rPr>
          <w:ins w:id="1427" w:author="Owner" w:date="2020-09-05T14:20:00Z"/>
        </w:rPr>
      </w:pPr>
      <w:ins w:id="1428" w:author="Owner" w:date="2020-09-07T13:12:00Z">
        <w:r>
          <w:t xml:space="preserve">‘bundle exec </w:t>
        </w:r>
      </w:ins>
      <w:ins w:id="1429"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430" w:author="Owner" w:date="2020-09-10T17:57:00Z"/>
        </w:rPr>
      </w:pPr>
    </w:p>
    <w:p w14:paraId="57DCD8EB" w14:textId="5287CB04" w:rsidR="00A409F8" w:rsidRDefault="00A409F8" w:rsidP="00522D31">
      <w:pPr>
        <w:rPr>
          <w:ins w:id="1431" w:author="Owner" w:date="2020-09-10T17:57:00Z"/>
        </w:rPr>
      </w:pPr>
      <w:ins w:id="1432" w:author="Owner" w:date="2020-09-10T17:57:00Z">
        <w:r>
          <w:t>TO Add new POSTS and edit stuff:</w:t>
        </w:r>
      </w:ins>
    </w:p>
    <w:p w14:paraId="3E8439AC" w14:textId="77777777" w:rsidR="00A409F8" w:rsidRDefault="00A409F8" w:rsidP="00522D31">
      <w:pPr>
        <w:rPr>
          <w:ins w:id="1433"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F2935" w14:textId="77777777" w:rsidR="00324357" w:rsidRDefault="00324357" w:rsidP="008D12C3">
      <w:pPr>
        <w:spacing w:after="0" w:line="240" w:lineRule="auto"/>
      </w:pPr>
      <w:r>
        <w:separator/>
      </w:r>
    </w:p>
  </w:endnote>
  <w:endnote w:type="continuationSeparator" w:id="0">
    <w:p w14:paraId="171FA1D6" w14:textId="77777777" w:rsidR="00324357" w:rsidRDefault="00324357"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3EC16" w14:textId="77777777" w:rsidR="00324357" w:rsidRDefault="00324357" w:rsidP="008D12C3">
      <w:pPr>
        <w:spacing w:after="0" w:line="240" w:lineRule="auto"/>
      </w:pPr>
      <w:r>
        <w:separator/>
      </w:r>
    </w:p>
  </w:footnote>
  <w:footnote w:type="continuationSeparator" w:id="0">
    <w:p w14:paraId="7D6B7B07" w14:textId="77777777" w:rsidR="00324357" w:rsidRDefault="00324357"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DE5B0A"/>
    <w:multiLevelType w:val="hybridMultilevel"/>
    <w:tmpl w:val="733AE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C1454"/>
    <w:multiLevelType w:val="hybridMultilevel"/>
    <w:tmpl w:val="28FCC5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253FB"/>
    <w:rsid w:val="000416D2"/>
    <w:rsid w:val="00055714"/>
    <w:rsid w:val="000642B9"/>
    <w:rsid w:val="00075D2D"/>
    <w:rsid w:val="00087EC8"/>
    <w:rsid w:val="00092D02"/>
    <w:rsid w:val="00093EF8"/>
    <w:rsid w:val="000A32A9"/>
    <w:rsid w:val="000A4A35"/>
    <w:rsid w:val="000A4BAF"/>
    <w:rsid w:val="000B2465"/>
    <w:rsid w:val="000D4AB0"/>
    <w:rsid w:val="000E3EC6"/>
    <w:rsid w:val="000F6A52"/>
    <w:rsid w:val="00101F1F"/>
    <w:rsid w:val="001020FE"/>
    <w:rsid w:val="00105EED"/>
    <w:rsid w:val="00110CB9"/>
    <w:rsid w:val="00116259"/>
    <w:rsid w:val="00117541"/>
    <w:rsid w:val="0012790B"/>
    <w:rsid w:val="00131772"/>
    <w:rsid w:val="00141B20"/>
    <w:rsid w:val="00143AF4"/>
    <w:rsid w:val="001500C9"/>
    <w:rsid w:val="00150239"/>
    <w:rsid w:val="00156CB8"/>
    <w:rsid w:val="00164093"/>
    <w:rsid w:val="00167F68"/>
    <w:rsid w:val="001847CB"/>
    <w:rsid w:val="00195AD7"/>
    <w:rsid w:val="001B0285"/>
    <w:rsid w:val="001C5706"/>
    <w:rsid w:val="001D3C84"/>
    <w:rsid w:val="001D69B2"/>
    <w:rsid w:val="001F044A"/>
    <w:rsid w:val="001F2E7A"/>
    <w:rsid w:val="001F598C"/>
    <w:rsid w:val="001F7DF3"/>
    <w:rsid w:val="00200D8A"/>
    <w:rsid w:val="00207914"/>
    <w:rsid w:val="00207F8A"/>
    <w:rsid w:val="00211CAE"/>
    <w:rsid w:val="0021555F"/>
    <w:rsid w:val="002603FB"/>
    <w:rsid w:val="002727F9"/>
    <w:rsid w:val="0028736B"/>
    <w:rsid w:val="00290205"/>
    <w:rsid w:val="002A092F"/>
    <w:rsid w:val="002A3980"/>
    <w:rsid w:val="002B143A"/>
    <w:rsid w:val="002B2E4D"/>
    <w:rsid w:val="002C374E"/>
    <w:rsid w:val="002E338E"/>
    <w:rsid w:val="00316AAC"/>
    <w:rsid w:val="00324357"/>
    <w:rsid w:val="00330472"/>
    <w:rsid w:val="00331882"/>
    <w:rsid w:val="0033596E"/>
    <w:rsid w:val="00337F64"/>
    <w:rsid w:val="00344CFF"/>
    <w:rsid w:val="00352DDA"/>
    <w:rsid w:val="00353C17"/>
    <w:rsid w:val="003861A7"/>
    <w:rsid w:val="00397467"/>
    <w:rsid w:val="003A0F22"/>
    <w:rsid w:val="003C0AB6"/>
    <w:rsid w:val="003C0E97"/>
    <w:rsid w:val="003E3762"/>
    <w:rsid w:val="003E7531"/>
    <w:rsid w:val="003F0F51"/>
    <w:rsid w:val="003F2FA0"/>
    <w:rsid w:val="003F5528"/>
    <w:rsid w:val="003F6CB0"/>
    <w:rsid w:val="003F7805"/>
    <w:rsid w:val="004022EF"/>
    <w:rsid w:val="00420EE9"/>
    <w:rsid w:val="0045797D"/>
    <w:rsid w:val="004750B4"/>
    <w:rsid w:val="00482AA4"/>
    <w:rsid w:val="00483579"/>
    <w:rsid w:val="00485943"/>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22D31"/>
    <w:rsid w:val="005530D0"/>
    <w:rsid w:val="00561818"/>
    <w:rsid w:val="005735FD"/>
    <w:rsid w:val="005826CD"/>
    <w:rsid w:val="0058659B"/>
    <w:rsid w:val="005925C1"/>
    <w:rsid w:val="005965CC"/>
    <w:rsid w:val="00597DA2"/>
    <w:rsid w:val="005A3260"/>
    <w:rsid w:val="005B0559"/>
    <w:rsid w:val="005B1FDA"/>
    <w:rsid w:val="005B4DC0"/>
    <w:rsid w:val="005B58AB"/>
    <w:rsid w:val="005D0B66"/>
    <w:rsid w:val="005E066E"/>
    <w:rsid w:val="005E069B"/>
    <w:rsid w:val="005F0466"/>
    <w:rsid w:val="005F14D0"/>
    <w:rsid w:val="006041CE"/>
    <w:rsid w:val="00611CAF"/>
    <w:rsid w:val="00636FB6"/>
    <w:rsid w:val="00653E12"/>
    <w:rsid w:val="0065532C"/>
    <w:rsid w:val="00660A31"/>
    <w:rsid w:val="00667956"/>
    <w:rsid w:val="00667EFE"/>
    <w:rsid w:val="00682651"/>
    <w:rsid w:val="006922BD"/>
    <w:rsid w:val="006952D0"/>
    <w:rsid w:val="00697ACE"/>
    <w:rsid w:val="006B1B51"/>
    <w:rsid w:val="006B7591"/>
    <w:rsid w:val="006C15E8"/>
    <w:rsid w:val="006C2DF5"/>
    <w:rsid w:val="006E08A6"/>
    <w:rsid w:val="00700B30"/>
    <w:rsid w:val="00726CA7"/>
    <w:rsid w:val="00744869"/>
    <w:rsid w:val="00752FFB"/>
    <w:rsid w:val="0075667B"/>
    <w:rsid w:val="00763E80"/>
    <w:rsid w:val="0076791F"/>
    <w:rsid w:val="00771137"/>
    <w:rsid w:val="0077292B"/>
    <w:rsid w:val="00774560"/>
    <w:rsid w:val="00777F68"/>
    <w:rsid w:val="007B0EA4"/>
    <w:rsid w:val="007B62F1"/>
    <w:rsid w:val="007B75C2"/>
    <w:rsid w:val="007E3403"/>
    <w:rsid w:val="007F309A"/>
    <w:rsid w:val="007F436B"/>
    <w:rsid w:val="007F48B9"/>
    <w:rsid w:val="007F5BAA"/>
    <w:rsid w:val="00802F33"/>
    <w:rsid w:val="008226E7"/>
    <w:rsid w:val="0083065C"/>
    <w:rsid w:val="008421B6"/>
    <w:rsid w:val="00845698"/>
    <w:rsid w:val="008530A6"/>
    <w:rsid w:val="00882F91"/>
    <w:rsid w:val="008B3784"/>
    <w:rsid w:val="008C1F24"/>
    <w:rsid w:val="008C5169"/>
    <w:rsid w:val="008D12C3"/>
    <w:rsid w:val="008D5FFB"/>
    <w:rsid w:val="008D62DB"/>
    <w:rsid w:val="008E0DAA"/>
    <w:rsid w:val="00906459"/>
    <w:rsid w:val="00907F93"/>
    <w:rsid w:val="009236F4"/>
    <w:rsid w:val="0093115E"/>
    <w:rsid w:val="00940121"/>
    <w:rsid w:val="00945850"/>
    <w:rsid w:val="009476EA"/>
    <w:rsid w:val="00952E1C"/>
    <w:rsid w:val="009648BD"/>
    <w:rsid w:val="00982655"/>
    <w:rsid w:val="009870FF"/>
    <w:rsid w:val="009A1061"/>
    <w:rsid w:val="009B37A9"/>
    <w:rsid w:val="009B439C"/>
    <w:rsid w:val="009B4901"/>
    <w:rsid w:val="009C1844"/>
    <w:rsid w:val="009C325E"/>
    <w:rsid w:val="009C468B"/>
    <w:rsid w:val="009D6C0A"/>
    <w:rsid w:val="00A11584"/>
    <w:rsid w:val="00A144E4"/>
    <w:rsid w:val="00A26E6B"/>
    <w:rsid w:val="00A30E16"/>
    <w:rsid w:val="00A36F50"/>
    <w:rsid w:val="00A37690"/>
    <w:rsid w:val="00A37BD6"/>
    <w:rsid w:val="00A409F8"/>
    <w:rsid w:val="00A57A8C"/>
    <w:rsid w:val="00A620F8"/>
    <w:rsid w:val="00A651A4"/>
    <w:rsid w:val="00A67353"/>
    <w:rsid w:val="00A71C47"/>
    <w:rsid w:val="00A811C8"/>
    <w:rsid w:val="00AB6C4D"/>
    <w:rsid w:val="00AB739C"/>
    <w:rsid w:val="00AB73E6"/>
    <w:rsid w:val="00AC0DE0"/>
    <w:rsid w:val="00AD47F0"/>
    <w:rsid w:val="00AE7422"/>
    <w:rsid w:val="00AF2181"/>
    <w:rsid w:val="00AF28DF"/>
    <w:rsid w:val="00B11639"/>
    <w:rsid w:val="00B21D74"/>
    <w:rsid w:val="00B329A2"/>
    <w:rsid w:val="00B366EC"/>
    <w:rsid w:val="00B449E4"/>
    <w:rsid w:val="00B56D89"/>
    <w:rsid w:val="00B62F51"/>
    <w:rsid w:val="00B81D16"/>
    <w:rsid w:val="00B95E71"/>
    <w:rsid w:val="00BA1F53"/>
    <w:rsid w:val="00BB1257"/>
    <w:rsid w:val="00BD26C5"/>
    <w:rsid w:val="00BE00B3"/>
    <w:rsid w:val="00BE1262"/>
    <w:rsid w:val="00BF77E0"/>
    <w:rsid w:val="00C2231B"/>
    <w:rsid w:val="00C30262"/>
    <w:rsid w:val="00C310F7"/>
    <w:rsid w:val="00C320B7"/>
    <w:rsid w:val="00C34953"/>
    <w:rsid w:val="00C43916"/>
    <w:rsid w:val="00C440C6"/>
    <w:rsid w:val="00C55793"/>
    <w:rsid w:val="00C55887"/>
    <w:rsid w:val="00C5723C"/>
    <w:rsid w:val="00C63567"/>
    <w:rsid w:val="00C74B54"/>
    <w:rsid w:val="00C83C67"/>
    <w:rsid w:val="00C96B86"/>
    <w:rsid w:val="00CA53DC"/>
    <w:rsid w:val="00CA6D14"/>
    <w:rsid w:val="00CB441F"/>
    <w:rsid w:val="00CB53B2"/>
    <w:rsid w:val="00CC1726"/>
    <w:rsid w:val="00CC316F"/>
    <w:rsid w:val="00CC3FEC"/>
    <w:rsid w:val="00CD0307"/>
    <w:rsid w:val="00CD4C68"/>
    <w:rsid w:val="00CE2E97"/>
    <w:rsid w:val="00CE65BE"/>
    <w:rsid w:val="00CF0BAB"/>
    <w:rsid w:val="00CF6673"/>
    <w:rsid w:val="00D14BB7"/>
    <w:rsid w:val="00D21002"/>
    <w:rsid w:val="00D22BCD"/>
    <w:rsid w:val="00D2540F"/>
    <w:rsid w:val="00D303EE"/>
    <w:rsid w:val="00D34CA6"/>
    <w:rsid w:val="00D36E45"/>
    <w:rsid w:val="00D56D57"/>
    <w:rsid w:val="00D62D6E"/>
    <w:rsid w:val="00D76833"/>
    <w:rsid w:val="00D82EFC"/>
    <w:rsid w:val="00D91B0A"/>
    <w:rsid w:val="00DB7BAF"/>
    <w:rsid w:val="00DC1200"/>
    <w:rsid w:val="00DC2036"/>
    <w:rsid w:val="00DC4892"/>
    <w:rsid w:val="00DD6BD5"/>
    <w:rsid w:val="00DE4415"/>
    <w:rsid w:val="00DF0FC6"/>
    <w:rsid w:val="00DF452A"/>
    <w:rsid w:val="00DF5200"/>
    <w:rsid w:val="00E16FB6"/>
    <w:rsid w:val="00E20288"/>
    <w:rsid w:val="00E2799D"/>
    <w:rsid w:val="00E44CA9"/>
    <w:rsid w:val="00E74FB3"/>
    <w:rsid w:val="00E75C97"/>
    <w:rsid w:val="00E767F6"/>
    <w:rsid w:val="00E8367F"/>
    <w:rsid w:val="00E838CD"/>
    <w:rsid w:val="00E91319"/>
    <w:rsid w:val="00E94DA8"/>
    <w:rsid w:val="00E97D1E"/>
    <w:rsid w:val="00EB41A2"/>
    <w:rsid w:val="00EC3830"/>
    <w:rsid w:val="00EC49D4"/>
    <w:rsid w:val="00EF1078"/>
    <w:rsid w:val="00EF1C89"/>
    <w:rsid w:val="00EF22D5"/>
    <w:rsid w:val="00F02B11"/>
    <w:rsid w:val="00F04B38"/>
    <w:rsid w:val="00F05DB0"/>
    <w:rsid w:val="00F21AD5"/>
    <w:rsid w:val="00F37C4E"/>
    <w:rsid w:val="00F53916"/>
    <w:rsid w:val="00F6298D"/>
    <w:rsid w:val="00F744A8"/>
    <w:rsid w:val="00F857A6"/>
    <w:rsid w:val="00FA0C7E"/>
    <w:rsid w:val="00FC3AD3"/>
    <w:rsid w:val="00FC49F3"/>
    <w:rsid w:val="00FC713C"/>
    <w:rsid w:val="00FC7305"/>
    <w:rsid w:val="00FE0690"/>
    <w:rsid w:val="00FF2EA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ookcentral-proquest-com.ezproxy.lib.ucalgary.ca/lib/ucalgary-ebooks/detail.action?docID=269540"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mridhir@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samridhir@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3F14-3D45-4C5F-943B-B83F6235B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4824</TotalTime>
  <Pages>1</Pages>
  <Words>6339</Words>
  <Characters>36134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86</cp:revision>
  <dcterms:created xsi:type="dcterms:W3CDTF">2020-07-10T18:24:00Z</dcterms:created>
  <dcterms:modified xsi:type="dcterms:W3CDTF">2020-10-14T16:03:00Z</dcterms:modified>
</cp:coreProperties>
</file>
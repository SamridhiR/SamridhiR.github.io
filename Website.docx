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B3FD789" w14:textId="35BBB550" w:rsidR="007F436B" w:rsidRDefault="005D0B66">
      <w:r>
        <w:fldChar w:fldCharType="begin"/>
      </w:r>
      <w:r>
        <w:instrText xml:space="preserve"> HYPERLINK "https://ebookcentral-proquest-com.ezproxy.lib.ucalgary.ca/lib/ucalgary-ebooks/detail.action?docID=1780808" </w:instrText>
      </w:r>
      <w:r>
        <w:fldChar w:fldCharType="separate"/>
      </w:r>
      <w:r w:rsidR="007F436B">
        <w:rPr>
          <w:rStyle w:val="Hyperlink"/>
        </w:rPr>
        <w:t>https://ebookcentral-proquest-com.ezproxy.lib.ucalgary.ca/lib/ucalgary-ebooks/detail.action?docID=1780808</w:t>
      </w:r>
      <w:r>
        <w:rPr>
          <w:rStyle w:val="Hyperlink"/>
        </w:rPr>
        <w:fldChar w:fldCharType="end"/>
      </w:r>
      <w:r w:rsidR="007F436B">
        <w:t xml:space="preserve"> part 4</w:t>
      </w:r>
      <w:r w:rsidR="00E767F6">
        <w:t xml:space="preserve"> Done!</w:t>
      </w:r>
    </w:p>
    <w:p w14:paraId="4D651898" w14:textId="071C4988" w:rsidR="007F436B" w:rsidRDefault="00E74FB3">
      <w:hyperlink r:id="rId8" w:history="1">
        <w:r w:rsidR="007F436B">
          <w:rPr>
            <w:rStyle w:val="Hyperlink"/>
          </w:rPr>
          <w:t>https://ebookcentral-proquest-com.ezproxy.lib.ucalgary.ca/lib/ucalgary-ebooks/detail.action?docID=269540</w:t>
        </w:r>
      </w:hyperlink>
      <w:r w:rsidR="007F436B">
        <w:t xml:space="preserve"> chapter </w:t>
      </w:r>
      <w:r w:rsidR="00E767F6">
        <w:t>9</w:t>
      </w:r>
    </w:p>
    <w:p w14:paraId="16E1BBBE" w14:textId="61483C58" w:rsidR="0065532C" w:rsidRDefault="00DC1200">
      <w:r>
        <w:t>Static Website Setup</w:t>
      </w:r>
    </w:p>
    <w:p w14:paraId="635F24E7" w14:textId="7A81B646" w:rsidR="00DC1200" w:rsidRDefault="00DC1200" w:rsidP="00DC1200">
      <w:pPr>
        <w:pStyle w:val="ListParagraph"/>
        <w:numPr>
          <w:ilvl w:val="0"/>
          <w:numId w:val="1"/>
        </w:numPr>
      </w:pPr>
      <w:r>
        <w:t>Expectations/ things to think about</w:t>
      </w:r>
    </w:p>
    <w:p w14:paraId="05718FCA" w14:textId="0F5E6469" w:rsidR="00DC1200" w:rsidRDefault="00DC1200" w:rsidP="00DC1200">
      <w:pPr>
        <w:pStyle w:val="ListParagraph"/>
        <w:numPr>
          <w:ilvl w:val="1"/>
          <w:numId w:val="1"/>
        </w:numPr>
      </w:pPr>
      <w:r>
        <w:t>What to improve – get a website</w:t>
      </w:r>
    </w:p>
    <w:p w14:paraId="333EC7E4" w14:textId="49EB664C" w:rsidR="00DC1200" w:rsidRDefault="00DC1200" w:rsidP="00DC1200">
      <w:pPr>
        <w:pStyle w:val="ListParagraph"/>
        <w:numPr>
          <w:ilvl w:val="1"/>
          <w:numId w:val="1"/>
        </w:numPr>
      </w:pPr>
      <w:r>
        <w:t>Some freelance website samples</w:t>
      </w:r>
    </w:p>
    <w:p w14:paraId="66C0539D" w14:textId="43AE0BEB" w:rsidR="00DC1200" w:rsidRDefault="00DC1200" w:rsidP="00DC1200">
      <w:pPr>
        <w:pStyle w:val="ListParagraph"/>
        <w:numPr>
          <w:ilvl w:val="2"/>
          <w:numId w:val="1"/>
        </w:numPr>
      </w:pPr>
      <w:r>
        <w:t>What do you like/ what do you NOT like?</w:t>
      </w:r>
    </w:p>
    <w:p w14:paraId="070C1EE6" w14:textId="77777777" w:rsidR="00DC1200" w:rsidRDefault="00DC1200" w:rsidP="00DC1200">
      <w:pPr>
        <w:pStyle w:val="ListParagraph"/>
        <w:numPr>
          <w:ilvl w:val="2"/>
          <w:numId w:val="1"/>
        </w:numPr>
      </w:pPr>
    </w:p>
    <w:p w14:paraId="42BCD75A" w14:textId="6D23898C" w:rsidR="00DC1200" w:rsidRDefault="00DC1200" w:rsidP="00DC1200">
      <w:pPr>
        <w:pStyle w:val="ListParagraph"/>
        <w:numPr>
          <w:ilvl w:val="1"/>
          <w:numId w:val="1"/>
        </w:numPr>
      </w:pPr>
      <w:r>
        <w:t>Color choices</w:t>
      </w:r>
    </w:p>
    <w:p w14:paraId="0760B5E0" w14:textId="2D970674" w:rsidR="00DC1200" w:rsidRDefault="00DC1200" w:rsidP="00DC1200">
      <w:pPr>
        <w:pStyle w:val="ListParagraph"/>
        <w:numPr>
          <w:ilvl w:val="1"/>
          <w:numId w:val="1"/>
        </w:numPr>
      </w:pPr>
      <w:r>
        <w:t>Decision person – me</w:t>
      </w:r>
    </w:p>
    <w:p w14:paraId="72DDDAA5" w14:textId="3109C945" w:rsidR="00DC1200" w:rsidRDefault="00DC1200" w:rsidP="00DC1200">
      <w:pPr>
        <w:pStyle w:val="ListParagraph"/>
        <w:numPr>
          <w:ilvl w:val="1"/>
          <w:numId w:val="1"/>
        </w:numPr>
      </w:pPr>
      <w:r>
        <w:t xml:space="preserve">Create a </w:t>
      </w:r>
      <w:proofErr w:type="spellStart"/>
      <w:r>
        <w:t>mockup</w:t>
      </w:r>
      <w:proofErr w:type="spellEnd"/>
      <w:r>
        <w:t xml:space="preserve"> (a drawing) -&gt; approve -&gt; finalize</w:t>
      </w:r>
    </w:p>
    <w:p w14:paraId="4D7571E2" w14:textId="6A675726" w:rsidR="00DC1200" w:rsidRDefault="00DC1200" w:rsidP="00DC1200">
      <w:pPr>
        <w:pStyle w:val="ListParagraph"/>
        <w:numPr>
          <w:ilvl w:val="1"/>
          <w:numId w:val="1"/>
        </w:numPr>
      </w:pPr>
      <w:r>
        <w:t>Pictures</w:t>
      </w:r>
    </w:p>
    <w:p w14:paraId="198736AE" w14:textId="6B135411" w:rsidR="00DC1200" w:rsidRDefault="00DC1200" w:rsidP="00DC1200">
      <w:pPr>
        <w:pStyle w:val="ListParagraph"/>
        <w:numPr>
          <w:ilvl w:val="1"/>
          <w:numId w:val="1"/>
        </w:numPr>
      </w:pPr>
      <w:r>
        <w:t>Motivations</w:t>
      </w:r>
    </w:p>
    <w:p w14:paraId="5F8D037D" w14:textId="1F46DE41" w:rsidR="00DC1200" w:rsidRDefault="000E3EC6" w:rsidP="00CD0307">
      <w:r>
        <w:t>Cover</w:t>
      </w:r>
    </w:p>
    <w:p w14:paraId="7CC920AD" w14:textId="30AC16BA" w:rsidR="000E3EC6" w:rsidRDefault="000E3EC6" w:rsidP="00CD0307">
      <w:r>
        <w:t>Sticky footer content</w:t>
      </w:r>
    </w:p>
    <w:p w14:paraId="76A4E724" w14:textId="51F17D44" w:rsidR="00CD0307" w:rsidRDefault="00CD0307" w:rsidP="00CD0307">
      <w:r>
        <w:t>Website write-up</w:t>
      </w:r>
    </w:p>
    <w:p w14:paraId="385F69E1" w14:textId="17B1777F" w:rsidR="00882F91" w:rsidRDefault="006B7591" w:rsidP="006B7591">
      <w:pPr>
        <w:pStyle w:val="Heading1"/>
      </w:pPr>
      <w:r>
        <w:t>Home</w:t>
      </w:r>
    </w:p>
    <w:p w14:paraId="30B78173" w14:textId="1450CEA1" w:rsidR="001020FE" w:rsidRDefault="005925C1" w:rsidP="00CA53DC">
      <w:r>
        <w:t xml:space="preserve">Hello, I’m </w:t>
      </w:r>
      <w:proofErr w:type="spellStart"/>
      <w:r>
        <w:t>Idhi</w:t>
      </w:r>
      <w:proofErr w:type="spellEnd"/>
      <w:r>
        <w:t xml:space="preserve">. </w:t>
      </w:r>
    </w:p>
    <w:p w14:paraId="76CC717F" w14:textId="5DB16783" w:rsidR="00DF0FC6" w:rsidRDefault="00DF0FC6" w:rsidP="00CA53DC">
      <w:r>
        <w:t xml:space="preserve">I am a biology and writing tutor for university students. I </w:t>
      </w:r>
      <w:r w:rsidR="009236F4">
        <w:t>also work as a freelance</w:t>
      </w:r>
      <w:r>
        <w:t xml:space="preserve"> </w:t>
      </w:r>
      <w:r w:rsidR="009236F4">
        <w:t>r</w:t>
      </w:r>
      <w:r>
        <w:t>eview</w:t>
      </w:r>
      <w:r w:rsidR="009236F4">
        <w:t xml:space="preserve">er and technical editor. </w:t>
      </w:r>
    </w:p>
    <w:p w14:paraId="0C7AC5DA" w14:textId="4AA9FACB" w:rsidR="00952E1C" w:rsidRDefault="009236F4" w:rsidP="00952E1C">
      <w:r>
        <w:t>As a tutor</w:t>
      </w:r>
      <w:r w:rsidR="00952E1C">
        <w:t>,</w:t>
      </w:r>
      <w:r>
        <w:t xml:space="preserve"> I aim to teach </w:t>
      </w:r>
      <w:del w:id="0" w:author="Owner" w:date="2020-09-03T17:48:00Z">
        <w:r w:rsidDel="0045797D">
          <w:delText xml:space="preserve">students </w:delText>
        </w:r>
      </w:del>
      <w:ins w:id="1" w:author="Owner" w:date="2020-09-03T17:48:00Z">
        <w:r w:rsidR="0045797D">
          <w:t xml:space="preserve">learners </w:t>
        </w:r>
      </w:ins>
      <w:r>
        <w:t>to think critically about their subject</w:t>
      </w:r>
      <w:r w:rsidR="00A651A4">
        <w:t xml:space="preserve"> and their work</w:t>
      </w:r>
      <w:r>
        <w:t xml:space="preserve">. </w:t>
      </w:r>
      <w:del w:id="2" w:author="Owner" w:date="2020-09-03T17:48:00Z">
        <w:r w:rsidR="00A651A4" w:rsidDel="0045797D">
          <w:delText>S</w:delText>
        </w:r>
        <w:r w:rsidR="00353C17" w:rsidDel="0045797D">
          <w:delText>tudents</w:delText>
        </w:r>
        <w:r w:rsidR="00A651A4" w:rsidDel="0045797D">
          <w:delText xml:space="preserve"> </w:delText>
        </w:r>
      </w:del>
      <w:ins w:id="3" w:author="Owner" w:date="2020-09-03T17:48:00Z">
        <w:r w:rsidR="0045797D">
          <w:t xml:space="preserve">Learners </w:t>
        </w:r>
      </w:ins>
      <w:r w:rsidR="00A651A4">
        <w:t xml:space="preserve">can </w:t>
      </w:r>
      <w:del w:id="4" w:author="Owner" w:date="2020-09-03T17:49:00Z">
        <w:r w:rsidR="00A651A4" w:rsidDel="0045797D">
          <w:delText xml:space="preserve">learn to </w:delText>
        </w:r>
      </w:del>
      <w:r w:rsidR="00A651A4">
        <w:t>apply concepts only if they</w:t>
      </w:r>
      <w:r w:rsidR="00353C17">
        <w:t xml:space="preserve"> understand </w:t>
      </w:r>
      <w:r w:rsidR="00A651A4">
        <w:t>it</w:t>
      </w:r>
      <w:r w:rsidR="00DF5200">
        <w:t xml:space="preserve">. </w:t>
      </w:r>
      <w:r w:rsidR="00353C17">
        <w:t xml:space="preserve">To encourage creative and critical thinking, </w:t>
      </w:r>
      <w:r>
        <w:t>I</w:t>
      </w:r>
      <w:r w:rsidR="00353C17">
        <w:t xml:space="preserve"> explain concepts by</w:t>
      </w:r>
      <w:r w:rsidR="00DF5200">
        <w:t xml:space="preserve"> asking questions to determine their understanding and </w:t>
      </w:r>
      <w:r w:rsidR="00353C17">
        <w:t>makin</w:t>
      </w:r>
      <w:r w:rsidR="00DF5200">
        <w:t>g the concepts</w:t>
      </w:r>
      <w:r w:rsidR="00353C17">
        <w:t xml:space="preserve"> relevant to</w:t>
      </w:r>
      <w:r w:rsidR="00DF5200">
        <w:t xml:space="preserve"> them/their work</w:t>
      </w:r>
      <w:r w:rsidR="00952E1C">
        <w:t xml:space="preserve">. </w:t>
      </w:r>
    </w:p>
    <w:p w14:paraId="5AEB3675" w14:textId="6305913E" w:rsidR="00952E1C" w:rsidRPr="00952E1C" w:rsidRDefault="00353C17" w:rsidP="00952E1C">
      <w:pPr>
        <w:rPr>
          <w:color w:val="11670D"/>
          <w:sz w:val="24"/>
          <w:szCs w:val="24"/>
        </w:rPr>
      </w:pPr>
      <w:r>
        <w:t>In biology, m</w:t>
      </w:r>
      <w:r w:rsidR="00952E1C">
        <w:t xml:space="preserve">y expertise is in: </w:t>
      </w:r>
    </w:p>
    <w:p w14:paraId="47371F75" w14:textId="2612615F" w:rsidR="00353C17" w:rsidRDefault="00353C17" w:rsidP="00952E1C">
      <w:pPr>
        <w:pStyle w:val="ListParagraph"/>
        <w:numPr>
          <w:ilvl w:val="1"/>
          <w:numId w:val="4"/>
        </w:numPr>
        <w:rPr>
          <w:color w:val="11670D"/>
          <w:sz w:val="24"/>
          <w:szCs w:val="24"/>
        </w:rPr>
      </w:pPr>
      <w:r>
        <w:rPr>
          <w:color w:val="11670D"/>
          <w:sz w:val="24"/>
          <w:szCs w:val="24"/>
        </w:rPr>
        <w:t>Ecology and Evolution</w:t>
      </w:r>
    </w:p>
    <w:p w14:paraId="02978AF2" w14:textId="67A1DA0D" w:rsidR="00952E1C" w:rsidRPr="005B1FDA" w:rsidRDefault="00952E1C" w:rsidP="00952E1C">
      <w:pPr>
        <w:pStyle w:val="ListParagraph"/>
        <w:numPr>
          <w:ilvl w:val="1"/>
          <w:numId w:val="4"/>
        </w:numPr>
        <w:rPr>
          <w:color w:val="11670D"/>
          <w:sz w:val="24"/>
          <w:szCs w:val="24"/>
        </w:rPr>
      </w:pPr>
      <w:r w:rsidRPr="005B1FDA">
        <w:rPr>
          <w:color w:val="11670D"/>
          <w:sz w:val="24"/>
          <w:szCs w:val="24"/>
        </w:rPr>
        <w:t>Animal Behavior</w:t>
      </w:r>
    </w:p>
    <w:p w14:paraId="0ABA1460" w14:textId="77777777" w:rsidR="00952E1C" w:rsidRPr="005B1FDA" w:rsidRDefault="00952E1C" w:rsidP="00952E1C">
      <w:pPr>
        <w:pStyle w:val="ListParagraph"/>
        <w:numPr>
          <w:ilvl w:val="1"/>
          <w:numId w:val="4"/>
        </w:numPr>
        <w:rPr>
          <w:color w:val="11670D"/>
          <w:sz w:val="24"/>
          <w:szCs w:val="24"/>
        </w:rPr>
      </w:pPr>
      <w:r w:rsidRPr="005B1FDA">
        <w:rPr>
          <w:color w:val="11670D"/>
          <w:sz w:val="24"/>
          <w:szCs w:val="24"/>
        </w:rPr>
        <w:t xml:space="preserve">Evolution </w:t>
      </w:r>
    </w:p>
    <w:p w14:paraId="1FAC4BAB" w14:textId="77777777" w:rsidR="00952E1C" w:rsidRPr="005B1FDA" w:rsidRDefault="00952E1C" w:rsidP="00952E1C">
      <w:pPr>
        <w:pStyle w:val="ListParagraph"/>
        <w:numPr>
          <w:ilvl w:val="1"/>
          <w:numId w:val="4"/>
        </w:numPr>
        <w:rPr>
          <w:color w:val="11670D"/>
          <w:sz w:val="24"/>
          <w:szCs w:val="24"/>
        </w:rPr>
      </w:pPr>
      <w:r w:rsidRPr="005B1FDA">
        <w:rPr>
          <w:color w:val="11670D"/>
          <w:sz w:val="24"/>
          <w:szCs w:val="24"/>
        </w:rPr>
        <w:t>Behavioral ecology</w:t>
      </w:r>
    </w:p>
    <w:p w14:paraId="2FDFB0B6" w14:textId="77777777" w:rsidR="00952E1C" w:rsidRPr="005B1FDA" w:rsidRDefault="00952E1C" w:rsidP="00952E1C">
      <w:pPr>
        <w:pStyle w:val="ListParagraph"/>
        <w:numPr>
          <w:ilvl w:val="1"/>
          <w:numId w:val="4"/>
        </w:numPr>
        <w:rPr>
          <w:color w:val="11670D"/>
          <w:sz w:val="24"/>
          <w:szCs w:val="24"/>
        </w:rPr>
      </w:pPr>
      <w:r w:rsidRPr="005B1FDA">
        <w:rPr>
          <w:color w:val="11670D"/>
          <w:sz w:val="24"/>
          <w:szCs w:val="24"/>
        </w:rPr>
        <w:t>Wetland ecology</w:t>
      </w:r>
    </w:p>
    <w:p w14:paraId="338AF94B" w14:textId="77777777" w:rsidR="00952E1C" w:rsidRPr="005B1FDA" w:rsidRDefault="00952E1C" w:rsidP="00952E1C">
      <w:pPr>
        <w:pStyle w:val="ListParagraph"/>
        <w:numPr>
          <w:ilvl w:val="1"/>
          <w:numId w:val="4"/>
        </w:numPr>
        <w:rPr>
          <w:color w:val="11670D"/>
          <w:sz w:val="24"/>
          <w:szCs w:val="24"/>
        </w:rPr>
      </w:pPr>
      <w:r w:rsidRPr="005B1FDA">
        <w:rPr>
          <w:color w:val="11670D"/>
          <w:sz w:val="24"/>
          <w:szCs w:val="24"/>
        </w:rPr>
        <w:t>Mountain ecology</w:t>
      </w:r>
    </w:p>
    <w:p w14:paraId="758A72CB" w14:textId="77777777" w:rsidR="00952E1C" w:rsidRPr="005B1FDA" w:rsidRDefault="00952E1C" w:rsidP="00952E1C">
      <w:pPr>
        <w:pStyle w:val="ListParagraph"/>
        <w:numPr>
          <w:ilvl w:val="1"/>
          <w:numId w:val="4"/>
        </w:numPr>
        <w:rPr>
          <w:color w:val="11670D"/>
          <w:sz w:val="24"/>
          <w:szCs w:val="24"/>
        </w:rPr>
      </w:pPr>
      <w:r w:rsidRPr="005B1FDA">
        <w:rPr>
          <w:color w:val="11670D"/>
          <w:sz w:val="24"/>
          <w:szCs w:val="24"/>
        </w:rPr>
        <w:t>Natural resources management</w:t>
      </w:r>
    </w:p>
    <w:p w14:paraId="5B62D54F" w14:textId="76071D47" w:rsidR="00952E1C" w:rsidRPr="005B1FDA" w:rsidRDefault="00952E1C" w:rsidP="00952E1C">
      <w:pPr>
        <w:pStyle w:val="ListParagraph"/>
        <w:numPr>
          <w:ilvl w:val="1"/>
          <w:numId w:val="4"/>
        </w:numPr>
        <w:rPr>
          <w:color w:val="11670D"/>
          <w:sz w:val="24"/>
          <w:szCs w:val="24"/>
        </w:rPr>
      </w:pPr>
      <w:r w:rsidRPr="005B1FDA">
        <w:rPr>
          <w:color w:val="11670D"/>
          <w:sz w:val="24"/>
          <w:szCs w:val="24"/>
        </w:rPr>
        <w:t>Basic ecology statistics</w:t>
      </w:r>
      <w:ins w:id="5" w:author="Owner" w:date="2020-09-03T17:49:00Z">
        <w:r w:rsidR="0045797D">
          <w:rPr>
            <w:color w:val="11670D"/>
            <w:sz w:val="24"/>
            <w:szCs w:val="24"/>
          </w:rPr>
          <w:t>.</w:t>
        </w:r>
      </w:ins>
    </w:p>
    <w:p w14:paraId="238D9296" w14:textId="3B065D45" w:rsidR="00952E1C" w:rsidRDefault="00952E1C" w:rsidP="00952E1C">
      <w:r>
        <w:t xml:space="preserve">As a writing tutor/reviewer/technical editor, I </w:t>
      </w:r>
      <w:r w:rsidR="00845698">
        <w:t>consider</w:t>
      </w:r>
      <w:r w:rsidR="00DE4415">
        <w:t xml:space="preserve"> and provide feedback on</w:t>
      </w:r>
      <w:r>
        <w:t xml:space="preserve">: </w:t>
      </w:r>
    </w:p>
    <w:p w14:paraId="07C3BD4D" w14:textId="77777777" w:rsidR="00952E1C" w:rsidRPr="005B1FDA" w:rsidRDefault="00952E1C" w:rsidP="00952E1C">
      <w:pPr>
        <w:pStyle w:val="ListParagraph"/>
        <w:numPr>
          <w:ilvl w:val="1"/>
          <w:numId w:val="4"/>
        </w:numPr>
        <w:rPr>
          <w:color w:val="11670D"/>
          <w:sz w:val="24"/>
          <w:szCs w:val="24"/>
        </w:rPr>
      </w:pPr>
      <w:r w:rsidRPr="005B1FDA">
        <w:rPr>
          <w:color w:val="11670D"/>
          <w:sz w:val="24"/>
          <w:szCs w:val="24"/>
        </w:rPr>
        <w:lastRenderedPageBreak/>
        <w:t>Sentence structure</w:t>
      </w:r>
    </w:p>
    <w:p w14:paraId="4DDEB9C4" w14:textId="54FF172A" w:rsidR="00353C17" w:rsidRDefault="00353C17" w:rsidP="00952E1C">
      <w:pPr>
        <w:pStyle w:val="ListParagraph"/>
        <w:numPr>
          <w:ilvl w:val="1"/>
          <w:numId w:val="4"/>
        </w:numPr>
        <w:rPr>
          <w:color w:val="11670D"/>
          <w:sz w:val="24"/>
          <w:szCs w:val="24"/>
        </w:rPr>
      </w:pPr>
      <w:r>
        <w:rPr>
          <w:color w:val="11670D"/>
          <w:sz w:val="24"/>
          <w:szCs w:val="24"/>
        </w:rPr>
        <w:t>Paragraph structure</w:t>
      </w:r>
    </w:p>
    <w:p w14:paraId="7B41DD3B" w14:textId="2A2E50CE" w:rsidR="00952E1C" w:rsidRPr="005B1FDA" w:rsidRDefault="00952E1C" w:rsidP="00952E1C">
      <w:pPr>
        <w:pStyle w:val="ListParagraph"/>
        <w:numPr>
          <w:ilvl w:val="1"/>
          <w:numId w:val="4"/>
        </w:numPr>
        <w:rPr>
          <w:color w:val="11670D"/>
          <w:sz w:val="24"/>
          <w:szCs w:val="24"/>
        </w:rPr>
      </w:pPr>
      <w:r>
        <w:rPr>
          <w:color w:val="11670D"/>
          <w:sz w:val="24"/>
          <w:szCs w:val="24"/>
        </w:rPr>
        <w:t>G</w:t>
      </w:r>
      <w:r w:rsidRPr="005B1FDA">
        <w:rPr>
          <w:color w:val="11670D"/>
          <w:sz w:val="24"/>
          <w:szCs w:val="24"/>
        </w:rPr>
        <w:t>rammatical issues</w:t>
      </w:r>
    </w:p>
    <w:p w14:paraId="28D10B5C" w14:textId="77777777" w:rsidR="00952E1C" w:rsidRPr="005B1FDA" w:rsidRDefault="00952E1C" w:rsidP="00952E1C">
      <w:pPr>
        <w:pStyle w:val="ListParagraph"/>
        <w:numPr>
          <w:ilvl w:val="1"/>
          <w:numId w:val="4"/>
        </w:numPr>
        <w:rPr>
          <w:color w:val="11670D"/>
          <w:sz w:val="24"/>
          <w:szCs w:val="24"/>
        </w:rPr>
      </w:pPr>
      <w:r w:rsidRPr="005B1FDA">
        <w:rPr>
          <w:color w:val="11670D"/>
          <w:sz w:val="24"/>
          <w:szCs w:val="24"/>
        </w:rPr>
        <w:t>Flow of arguments</w:t>
      </w:r>
    </w:p>
    <w:p w14:paraId="76AD83B0" w14:textId="77777777" w:rsidR="00952E1C" w:rsidRPr="005B1FDA" w:rsidRDefault="00952E1C" w:rsidP="00952E1C">
      <w:pPr>
        <w:pStyle w:val="ListParagraph"/>
        <w:numPr>
          <w:ilvl w:val="1"/>
          <w:numId w:val="4"/>
        </w:numPr>
        <w:rPr>
          <w:color w:val="11670D"/>
          <w:sz w:val="24"/>
          <w:szCs w:val="24"/>
        </w:rPr>
      </w:pPr>
      <w:r w:rsidRPr="005B1FDA">
        <w:rPr>
          <w:color w:val="11670D"/>
          <w:sz w:val="24"/>
          <w:szCs w:val="24"/>
        </w:rPr>
        <w:t xml:space="preserve">Flow of logic </w:t>
      </w:r>
    </w:p>
    <w:p w14:paraId="79A1EAC6" w14:textId="77777777" w:rsidR="00952E1C" w:rsidRPr="005B1FDA" w:rsidRDefault="00952E1C" w:rsidP="00952E1C">
      <w:pPr>
        <w:pStyle w:val="ListParagraph"/>
        <w:numPr>
          <w:ilvl w:val="1"/>
          <w:numId w:val="4"/>
        </w:numPr>
        <w:rPr>
          <w:color w:val="11670D"/>
          <w:sz w:val="24"/>
          <w:szCs w:val="24"/>
        </w:rPr>
      </w:pPr>
      <w:r w:rsidRPr="005B1FDA">
        <w:rPr>
          <w:color w:val="11670D"/>
          <w:sz w:val="24"/>
          <w:szCs w:val="24"/>
        </w:rPr>
        <w:t>Strength of arguments/logic used</w:t>
      </w:r>
    </w:p>
    <w:p w14:paraId="5175CA8A" w14:textId="45881511" w:rsidR="00952E1C" w:rsidRDefault="00DF5200" w:rsidP="00952E1C">
      <w:pPr>
        <w:pStyle w:val="ListParagraph"/>
        <w:numPr>
          <w:ilvl w:val="1"/>
          <w:numId w:val="4"/>
        </w:numPr>
        <w:rPr>
          <w:color w:val="11670D"/>
          <w:sz w:val="24"/>
          <w:szCs w:val="24"/>
        </w:rPr>
      </w:pPr>
      <w:r>
        <w:rPr>
          <w:color w:val="11670D"/>
          <w:sz w:val="24"/>
          <w:szCs w:val="24"/>
        </w:rPr>
        <w:t xml:space="preserve">Overall essay </w:t>
      </w:r>
      <w:r w:rsidR="00952E1C" w:rsidRPr="005B1FDA">
        <w:rPr>
          <w:color w:val="11670D"/>
          <w:sz w:val="24"/>
          <w:szCs w:val="24"/>
        </w:rPr>
        <w:t xml:space="preserve">coherence </w:t>
      </w:r>
    </w:p>
    <w:p w14:paraId="08FD60B6" w14:textId="77777777" w:rsidR="00353C17" w:rsidRDefault="00353C17" w:rsidP="00952E1C">
      <w:pPr>
        <w:pStyle w:val="ListParagraph"/>
        <w:numPr>
          <w:ilvl w:val="1"/>
          <w:numId w:val="4"/>
        </w:numPr>
        <w:rPr>
          <w:color w:val="11670D"/>
          <w:sz w:val="24"/>
          <w:szCs w:val="24"/>
        </w:rPr>
      </w:pPr>
      <w:r>
        <w:rPr>
          <w:color w:val="11670D"/>
          <w:sz w:val="24"/>
          <w:szCs w:val="24"/>
        </w:rPr>
        <w:t xml:space="preserve">In-text citations </w:t>
      </w:r>
    </w:p>
    <w:p w14:paraId="040BB6A2" w14:textId="289FF4AC" w:rsidR="00353C17" w:rsidRDefault="00353C17" w:rsidP="00952E1C">
      <w:pPr>
        <w:pStyle w:val="ListParagraph"/>
        <w:numPr>
          <w:ilvl w:val="1"/>
          <w:numId w:val="4"/>
        </w:numPr>
        <w:rPr>
          <w:color w:val="11670D"/>
          <w:sz w:val="24"/>
          <w:szCs w:val="24"/>
        </w:rPr>
      </w:pPr>
      <w:r>
        <w:rPr>
          <w:color w:val="11670D"/>
          <w:sz w:val="24"/>
          <w:szCs w:val="24"/>
        </w:rPr>
        <w:t>Reference list</w:t>
      </w:r>
    </w:p>
    <w:p w14:paraId="6F166DF7" w14:textId="77777777" w:rsidR="00DF5200" w:rsidRDefault="00DF5200" w:rsidP="00DF5200">
      <w:pPr>
        <w:pStyle w:val="ListParagraph"/>
        <w:numPr>
          <w:ilvl w:val="1"/>
          <w:numId w:val="4"/>
        </w:numPr>
        <w:rPr>
          <w:color w:val="11670D"/>
          <w:sz w:val="24"/>
          <w:szCs w:val="24"/>
        </w:rPr>
      </w:pPr>
      <w:r w:rsidRPr="00952E1C">
        <w:rPr>
          <w:color w:val="11670D"/>
          <w:sz w:val="24"/>
          <w:szCs w:val="24"/>
        </w:rPr>
        <w:t>Making academic presentations</w:t>
      </w:r>
    </w:p>
    <w:p w14:paraId="31BBE0A4" w14:textId="1C03B521" w:rsidR="00EC3830" w:rsidRDefault="00EC3830" w:rsidP="00952E1C">
      <w:pPr>
        <w:pStyle w:val="ListParagraph"/>
        <w:numPr>
          <w:ilvl w:val="1"/>
          <w:numId w:val="4"/>
        </w:numPr>
        <w:rPr>
          <w:color w:val="11670D"/>
          <w:sz w:val="24"/>
          <w:szCs w:val="24"/>
        </w:rPr>
      </w:pPr>
      <w:r>
        <w:rPr>
          <w:color w:val="11670D"/>
          <w:sz w:val="24"/>
          <w:szCs w:val="24"/>
        </w:rPr>
        <w:t xml:space="preserve">Among others. </w:t>
      </w:r>
    </w:p>
    <w:p w14:paraId="31135802" w14:textId="0EC929D3" w:rsidR="009870FF" w:rsidRDefault="004C6F1A" w:rsidP="00CD0307">
      <w:r>
        <w:t>About me:</w:t>
      </w:r>
    </w:p>
    <w:p w14:paraId="40EB3D45" w14:textId="2990CAD5" w:rsidR="00CF6673" w:rsidRDefault="00845698" w:rsidP="009870FF">
      <w:r>
        <w:t xml:space="preserve">When I was </w:t>
      </w:r>
      <w:r w:rsidR="00337F64">
        <w:t>fifteen</w:t>
      </w:r>
      <w:r>
        <w:t>, I fell in love with a book</w:t>
      </w:r>
      <w:r w:rsidR="00337F64">
        <w:t>– “</w:t>
      </w:r>
      <w:r>
        <w:t xml:space="preserve">On the Origin of Species by Means of Natural Selection” by Charles Darwin. </w:t>
      </w:r>
      <w:del w:id="6" w:author="Owner" w:date="2020-08-10T10:09:00Z">
        <w:r w:rsidDel="00483579">
          <w:delText>Ever since then,</w:delText>
        </w:r>
      </w:del>
      <w:ins w:id="7" w:author="Owner" w:date="2020-08-10T10:09:00Z">
        <w:r w:rsidR="00483579">
          <w:t>Since then,</w:t>
        </w:r>
      </w:ins>
      <w:r>
        <w:t xml:space="preserve"> </w:t>
      </w:r>
      <w:del w:id="8" w:author="Owner" w:date="2020-08-10T10:09:00Z">
        <w:r w:rsidR="00BA1F53" w:rsidDel="00483579">
          <w:delText xml:space="preserve">the field of </w:delText>
        </w:r>
      </w:del>
      <w:r w:rsidR="00BA1F53">
        <w:t>‘</w:t>
      </w:r>
      <w:r>
        <w:t>ecology and evolution</w:t>
      </w:r>
      <w:r w:rsidR="00BA1F53">
        <w:t>’</w:t>
      </w:r>
      <w:r>
        <w:t xml:space="preserve"> ha</w:t>
      </w:r>
      <w:r w:rsidR="00CF6673">
        <w:t xml:space="preserve">s been a passion. </w:t>
      </w:r>
      <w:r w:rsidR="00DF5200">
        <w:t>W</w:t>
      </w:r>
      <w:r w:rsidR="00CF6673">
        <w:t xml:space="preserve">hile pursuing </w:t>
      </w:r>
      <w:ins w:id="9" w:author="Owner" w:date="2020-08-10T10:09:00Z">
        <w:r w:rsidR="00483579">
          <w:t>a</w:t>
        </w:r>
      </w:ins>
      <w:del w:id="10" w:author="Owner" w:date="2020-08-10T10:09:00Z">
        <w:r w:rsidR="00CF6673" w:rsidDel="00483579">
          <w:delText>my</w:delText>
        </w:r>
      </w:del>
      <w:r w:rsidR="00CF6673">
        <w:t xml:space="preserve"> Master of Science degree at the University of Calgary, I </w:t>
      </w:r>
      <w:r w:rsidR="00DF5200">
        <w:t xml:space="preserve">also </w:t>
      </w:r>
      <w:r w:rsidR="004C6F1A">
        <w:t>worked</w:t>
      </w:r>
      <w:r w:rsidR="00CF6673">
        <w:t xml:space="preserve"> as a Teaching Assistant (TA)</w:t>
      </w:r>
      <w:del w:id="11" w:author="Owner" w:date="2020-08-10T10:10:00Z">
        <w:r w:rsidR="00CF6673" w:rsidDel="00483579">
          <w:delText xml:space="preserve"> in multiple ecology courses</w:delText>
        </w:r>
      </w:del>
      <w:r w:rsidR="00CF6673">
        <w:t xml:space="preserve">. </w:t>
      </w:r>
      <w:r w:rsidR="008421B6">
        <w:t>If you are interested in learning about my research (in brief), click the link: why I spent years following bighorn sheep. Working as a TA</w:t>
      </w:r>
      <w:r w:rsidR="00CF6673">
        <w:t xml:space="preserve"> ignited a second passion</w:t>
      </w:r>
      <w:del w:id="12" w:author="Owner" w:date="2020-08-10T10:10:00Z">
        <w:r w:rsidR="00CF6673" w:rsidDel="00483579">
          <w:delText xml:space="preserve"> in me</w:delText>
        </w:r>
      </w:del>
      <w:r w:rsidR="00CF6673">
        <w:t>–teaching and learning. Now, I aim to merge the two passions together by working as a Tutor in Biology and Academic Writing</w:t>
      </w:r>
      <w:r w:rsidR="004B3C9B">
        <w:t xml:space="preserve"> for university students</w:t>
      </w:r>
      <w:r w:rsidR="00CF6673">
        <w:t>.</w:t>
      </w:r>
      <w:r w:rsidR="00DF5200">
        <w:t xml:space="preserve"> </w:t>
      </w:r>
    </w:p>
    <w:p w14:paraId="4BFCB3A2" w14:textId="1AE1D153" w:rsidR="0045797D" w:rsidRDefault="008421B6" w:rsidP="009870FF">
      <w:r>
        <w:t xml:space="preserve">Most students are keen to improve their writing and </w:t>
      </w:r>
      <w:del w:id="13" w:author="Owner" w:date="2020-09-03T17:51:00Z">
        <w:r w:rsidDel="0045797D">
          <w:delText xml:space="preserve">their </w:delText>
        </w:r>
      </w:del>
      <w:r>
        <w:t>critical thinking skills. I know this because</w:t>
      </w:r>
      <w:ins w:id="14" w:author="Owner" w:date="2020-09-03T17:52:00Z">
        <w:r w:rsidR="0045797D">
          <w:t xml:space="preserve">, working as a TA, </w:t>
        </w:r>
      </w:ins>
      <w:del w:id="15" w:author="Owner" w:date="2020-09-03T17:52:00Z">
        <w:r w:rsidDel="0045797D">
          <w:delText xml:space="preserve"> </w:delText>
        </w:r>
      </w:del>
      <w:r>
        <w:t xml:space="preserve">I have graded and provided feedback on student assignments over </w:t>
      </w:r>
      <w:ins w:id="16" w:author="Owner" w:date="2020-09-03T17:51:00Z">
        <w:r w:rsidR="0045797D">
          <w:t>several years</w:t>
        </w:r>
      </w:ins>
      <w:del w:id="17" w:author="Owner" w:date="2020-09-03T17:51:00Z">
        <w:r w:rsidDel="0045797D">
          <w:delText>the entire semester</w:delText>
        </w:r>
      </w:del>
      <w:r>
        <w:t>. I kept track of student grades</w:t>
      </w:r>
      <w:r w:rsidR="00200D8A">
        <w:t xml:space="preserve"> and found that, on average, by the end of each semester,</w:t>
      </w:r>
      <w:r>
        <w:t xml:space="preserve"> the quality of student assignment improved by 15-25%. </w:t>
      </w:r>
      <w:r w:rsidR="00200D8A">
        <w:t>That is, at least, an entire letter-grade improvement! And it’s just based on my feedback</w:t>
      </w:r>
      <w:ins w:id="18" w:author="Owner" w:date="2020-09-04T15:08:00Z">
        <w:r w:rsidR="00DC2036">
          <w:t xml:space="preserve"> on thei</w:t>
        </w:r>
      </w:ins>
      <w:ins w:id="19" w:author="Owner" w:date="2020-09-04T15:09:00Z">
        <w:r w:rsidR="00DC2036">
          <w:t>r writing and strength of arguments,</w:t>
        </w:r>
      </w:ins>
      <w:r w:rsidR="00200D8A">
        <w:t xml:space="preserve"> and their </w:t>
      </w:r>
      <w:del w:id="20" w:author="Owner" w:date="2020-09-04T15:10:00Z">
        <w:r w:rsidR="00200D8A" w:rsidDel="00DC2036">
          <w:delText>hard work</w:delText>
        </w:r>
      </w:del>
      <w:ins w:id="21" w:author="Owner" w:date="2020-09-04T15:10:00Z">
        <w:r w:rsidR="00DC2036">
          <w:t>effort</w:t>
        </w:r>
      </w:ins>
      <w:r w:rsidR="00200D8A">
        <w:t xml:space="preserve"> in addressing the feedback!</w:t>
      </w:r>
      <w:ins w:id="22" w:author="Owner" w:date="2020-09-04T15:12:00Z">
        <w:r w:rsidR="00DC2036">
          <w:t xml:space="preserve"> </w:t>
        </w:r>
      </w:ins>
      <w:ins w:id="23" w:author="Owner" w:date="2020-09-03T17:52:00Z">
        <w:r w:rsidR="005E066E">
          <w:t>More recentl</w:t>
        </w:r>
      </w:ins>
      <w:ins w:id="24" w:author="Owner" w:date="2020-09-03T17:53:00Z">
        <w:r w:rsidR="005E066E">
          <w:t>y,</w:t>
        </w:r>
      </w:ins>
      <w:ins w:id="25" w:author="Owner" w:date="2020-09-03T17:54:00Z">
        <w:r w:rsidR="00E75C97">
          <w:t xml:space="preserve"> as a writing tutor,</w:t>
        </w:r>
      </w:ins>
      <w:ins w:id="26" w:author="Owner" w:date="2020-09-03T17:53:00Z">
        <w:r w:rsidR="005E066E">
          <w:t xml:space="preserve"> I have been impressed</w:t>
        </w:r>
        <w:r w:rsidR="00E75C97">
          <w:t xml:space="preserve"> </w:t>
        </w:r>
      </w:ins>
      <w:ins w:id="27" w:author="Owner" w:date="2020-09-03T17:55:00Z">
        <w:r w:rsidR="00E75C97">
          <w:t>with their dedication to self-improvement</w:t>
        </w:r>
      </w:ins>
      <w:ins w:id="28" w:author="Owner" w:date="2020-09-04T15:10:00Z">
        <w:r w:rsidR="00DC2036">
          <w:t xml:space="preserve"> and desire to</w:t>
        </w:r>
      </w:ins>
      <w:ins w:id="29" w:author="Owner" w:date="2020-09-04T15:11:00Z">
        <w:r w:rsidR="00DC2036">
          <w:t xml:space="preserve"> understand how to be better writers. </w:t>
        </w:r>
      </w:ins>
    </w:p>
    <w:p w14:paraId="764C921C" w14:textId="07C102FD" w:rsidR="00200D8A" w:rsidRDefault="00DC2036" w:rsidP="009870FF">
      <w:ins w:id="30" w:author="Owner" w:date="2020-09-04T15:12:00Z">
        <w:r>
          <w:t xml:space="preserve">And I… I like </w:t>
        </w:r>
      </w:ins>
      <w:del w:id="31" w:author="Owner" w:date="2020-09-04T15:12:00Z">
        <w:r w:rsidR="00200D8A" w:rsidDel="00DC2036">
          <w:delText xml:space="preserve">This is, also, why I enjoy reviewing and editing. I like </w:delText>
        </w:r>
      </w:del>
      <w:r w:rsidR="00200D8A">
        <w:t xml:space="preserve">working behind the scenes to help other people learn, develop their thinking and be successful. </w:t>
      </w:r>
      <w:ins w:id="32" w:author="Owner" w:date="2020-09-04T15:12:00Z">
        <w:r>
          <w:t xml:space="preserve">This is, also, why I enjoy reviewing and editing other people’s work. </w:t>
        </w:r>
      </w:ins>
      <w:r w:rsidR="00200D8A">
        <w:t xml:space="preserve">It’s not just about </w:t>
      </w:r>
      <w:del w:id="33" w:author="Owner" w:date="2020-09-04T15:12:00Z">
        <w:r w:rsidR="00200D8A" w:rsidDel="00DC2036">
          <w:delText>me</w:delText>
        </w:r>
      </w:del>
      <w:ins w:id="34" w:author="Owner" w:date="2020-09-04T15:12:00Z">
        <w:r>
          <w:t>my work</w:t>
        </w:r>
      </w:ins>
      <w:r w:rsidR="00200D8A">
        <w:t>; it’s not just about you</w:t>
      </w:r>
      <w:ins w:id="35" w:author="Owner" w:date="2020-09-04T15:12:00Z">
        <w:r>
          <w:t>r work</w:t>
        </w:r>
      </w:ins>
      <w:r w:rsidR="00200D8A">
        <w:t>. It’s about the both of us</w:t>
      </w:r>
      <w:del w:id="36" w:author="Owner" w:date="2020-09-04T15:13:00Z">
        <w:r w:rsidR="00200D8A" w:rsidDel="00D22BCD">
          <w:delText>,</w:delText>
        </w:r>
      </w:del>
      <w:r w:rsidR="00200D8A">
        <w:t xml:space="preserve"> working collaboratively</w:t>
      </w:r>
      <w:ins w:id="37" w:author="Owner" w:date="2020-09-04T15:13:00Z">
        <w:r>
          <w:t xml:space="preserve"> to make a coherent whole</w:t>
        </w:r>
      </w:ins>
      <w:r w:rsidR="00200D8A">
        <w:t xml:space="preserve">. </w:t>
      </w:r>
    </w:p>
    <w:p w14:paraId="039C9284" w14:textId="7B6C073A" w:rsidR="004C6F1A" w:rsidRPr="00A57A8C" w:rsidDel="00D22BCD" w:rsidRDefault="00CF6673" w:rsidP="00D22BCD">
      <w:pPr>
        <w:rPr>
          <w:del w:id="38" w:author="Owner" w:date="2020-09-04T15:13:00Z"/>
          <w:highlight w:val="darkGray"/>
        </w:rPr>
      </w:pPr>
      <w:del w:id="39" w:author="Owner" w:date="2020-08-10T10:11:00Z">
        <w:r w:rsidRPr="00A57A8C" w:rsidDel="00483579">
          <w:rPr>
            <w:highlight w:val="darkGray"/>
          </w:rPr>
          <w:delText>The best bit of w</w:delText>
        </w:r>
      </w:del>
      <w:ins w:id="40" w:author="Owner" w:date="2020-08-10T10:11:00Z">
        <w:r w:rsidR="00483579" w:rsidRPr="00A57A8C">
          <w:rPr>
            <w:highlight w:val="darkGray"/>
          </w:rPr>
          <w:t>W</w:t>
        </w:r>
      </w:ins>
      <w:r w:rsidRPr="00A57A8C">
        <w:rPr>
          <w:highlight w:val="darkGray"/>
        </w:rPr>
        <w:t xml:space="preserve">orking as a TA (and now as a Writing Tutor) </w:t>
      </w:r>
      <w:del w:id="41" w:author="Owner" w:date="2020-08-10T10:11:00Z">
        <w:r w:rsidRPr="00A57A8C" w:rsidDel="006922BD">
          <w:rPr>
            <w:highlight w:val="darkGray"/>
          </w:rPr>
          <w:delText xml:space="preserve">is that </w:delText>
        </w:r>
      </w:del>
      <w:r w:rsidRPr="00A57A8C">
        <w:rPr>
          <w:highlight w:val="darkGray"/>
        </w:rPr>
        <w:t xml:space="preserve">I </w:t>
      </w:r>
      <w:del w:id="42" w:author="Owner" w:date="2020-08-10T10:11:00Z">
        <w:r w:rsidRPr="00A57A8C" w:rsidDel="006922BD">
          <w:rPr>
            <w:highlight w:val="darkGray"/>
          </w:rPr>
          <w:delText xml:space="preserve">get to </w:delText>
        </w:r>
      </w:del>
      <w:r w:rsidRPr="00A57A8C">
        <w:rPr>
          <w:highlight w:val="darkGray"/>
        </w:rPr>
        <w:t>give students feedback on their assignments and writing</w:t>
      </w:r>
      <w:ins w:id="43" w:author="Owner" w:date="2020-08-10T10:12:00Z">
        <w:r w:rsidR="006922BD" w:rsidRPr="00A57A8C">
          <w:rPr>
            <w:highlight w:val="darkGray"/>
          </w:rPr>
          <w:t xml:space="preserve">. This feedback helps </w:t>
        </w:r>
      </w:ins>
      <w:del w:id="44" w:author="Owner" w:date="2020-08-10T10:12:00Z">
        <w:r w:rsidRPr="00A57A8C" w:rsidDel="006922BD">
          <w:rPr>
            <w:highlight w:val="darkGray"/>
          </w:rPr>
          <w:delText xml:space="preserve"> to </w:delText>
        </w:r>
      </w:del>
      <w:r w:rsidRPr="00A57A8C">
        <w:rPr>
          <w:highlight w:val="darkGray"/>
        </w:rPr>
        <w:t>improve their critical thinking</w:t>
      </w:r>
      <w:ins w:id="45" w:author="Owner" w:date="2020-08-10T10:12:00Z">
        <w:r w:rsidR="006922BD" w:rsidRPr="00A57A8C">
          <w:rPr>
            <w:highlight w:val="darkGray"/>
          </w:rPr>
          <w:t>, presentation of ideas</w:t>
        </w:r>
      </w:ins>
      <w:r w:rsidRPr="00A57A8C">
        <w:rPr>
          <w:highlight w:val="darkGray"/>
        </w:rPr>
        <w:t xml:space="preserve"> and communication skills</w:t>
      </w:r>
      <w:r w:rsidR="004B3C9B" w:rsidRPr="00A57A8C">
        <w:rPr>
          <w:highlight w:val="darkGray"/>
        </w:rPr>
        <w:t>.</w:t>
      </w:r>
      <w:r w:rsidRPr="00A57A8C">
        <w:rPr>
          <w:highlight w:val="darkGray"/>
        </w:rPr>
        <w:t xml:space="preserve"> </w:t>
      </w:r>
      <w:r w:rsidR="004C6F1A" w:rsidRPr="00A57A8C">
        <w:rPr>
          <w:highlight w:val="darkGray"/>
        </w:rPr>
        <w:t xml:space="preserve">I know that most students are </w:t>
      </w:r>
      <w:del w:id="46" w:author="Owner" w:date="2020-08-10T10:12:00Z">
        <w:r w:rsidR="004C6F1A" w:rsidRPr="00A57A8C" w:rsidDel="006922BD">
          <w:rPr>
            <w:highlight w:val="darkGray"/>
          </w:rPr>
          <w:delText xml:space="preserve">very </w:delText>
        </w:r>
      </w:del>
      <w:r w:rsidR="004C6F1A" w:rsidRPr="00A57A8C">
        <w:rPr>
          <w:highlight w:val="darkGray"/>
        </w:rPr>
        <w:t xml:space="preserve">keen </w:t>
      </w:r>
      <w:ins w:id="47" w:author="Owner" w:date="2020-08-10T10:12:00Z">
        <w:r w:rsidR="006922BD" w:rsidRPr="00A57A8C">
          <w:rPr>
            <w:highlight w:val="darkGray"/>
          </w:rPr>
          <w:t>to</w:t>
        </w:r>
      </w:ins>
      <w:del w:id="48" w:author="Owner" w:date="2020-08-10T10:12:00Z">
        <w:r w:rsidR="004C6F1A" w:rsidRPr="00A57A8C" w:rsidDel="006922BD">
          <w:rPr>
            <w:highlight w:val="darkGray"/>
          </w:rPr>
          <w:delText>on</w:delText>
        </w:r>
      </w:del>
      <w:r w:rsidR="004C6F1A" w:rsidRPr="00A57A8C">
        <w:rPr>
          <w:highlight w:val="darkGray"/>
        </w:rPr>
        <w:t xml:space="preserve"> improv</w:t>
      </w:r>
      <w:ins w:id="49" w:author="Owner" w:date="2020-08-10T10:12:00Z">
        <w:r w:rsidR="006922BD" w:rsidRPr="00A57A8C">
          <w:rPr>
            <w:highlight w:val="darkGray"/>
          </w:rPr>
          <w:t>e</w:t>
        </w:r>
      </w:ins>
      <w:del w:id="50" w:author="Owner" w:date="2020-08-10T10:12:00Z">
        <w:r w:rsidR="004C6F1A" w:rsidRPr="00A57A8C" w:rsidDel="006922BD">
          <w:rPr>
            <w:highlight w:val="darkGray"/>
          </w:rPr>
          <w:delText>ing</w:delText>
        </w:r>
      </w:del>
      <w:r w:rsidR="004C6F1A" w:rsidRPr="00A57A8C">
        <w:rPr>
          <w:highlight w:val="darkGray"/>
        </w:rPr>
        <w:t xml:space="preserve"> because I</w:t>
      </w:r>
      <w:del w:id="51" w:author="Owner" w:date="2020-08-10T10:13:00Z">
        <w:r w:rsidR="004C6F1A" w:rsidRPr="00A57A8C" w:rsidDel="006922BD">
          <w:rPr>
            <w:highlight w:val="darkGray"/>
          </w:rPr>
          <w:delText>’</w:delText>
        </w:r>
      </w:del>
      <w:ins w:id="52" w:author="Owner" w:date="2020-08-10T10:13:00Z">
        <w:r w:rsidR="006922BD" w:rsidRPr="00A57A8C">
          <w:rPr>
            <w:highlight w:val="darkGray"/>
          </w:rPr>
          <w:t xml:space="preserve"> ha</w:t>
        </w:r>
      </w:ins>
      <w:r w:rsidR="004C6F1A" w:rsidRPr="00A57A8C">
        <w:rPr>
          <w:highlight w:val="darkGray"/>
        </w:rPr>
        <w:t>ve worked with them. Each semester, I kept track of student grades</w:t>
      </w:r>
      <w:ins w:id="53" w:author="Owner" w:date="2020-08-10T10:13:00Z">
        <w:r w:rsidR="006922BD" w:rsidRPr="00A57A8C" w:rsidDel="006922BD">
          <w:rPr>
            <w:highlight w:val="darkGray"/>
          </w:rPr>
          <w:t xml:space="preserve"> </w:t>
        </w:r>
      </w:ins>
      <w:del w:id="54" w:author="Owner" w:date="2020-08-10T10:13:00Z">
        <w:r w:rsidR="00B62F51" w:rsidRPr="00A57A8C" w:rsidDel="006922BD">
          <w:rPr>
            <w:highlight w:val="darkGray"/>
          </w:rPr>
          <w:delText xml:space="preserve"> until the end of the semester</w:delText>
        </w:r>
      </w:del>
      <w:r w:rsidR="004C6F1A" w:rsidRPr="00A57A8C">
        <w:rPr>
          <w:highlight w:val="darkGray"/>
        </w:rPr>
        <w:t>… and</w:t>
      </w:r>
      <w:ins w:id="55" w:author="Owner" w:date="2020-08-10T10:13:00Z">
        <w:r w:rsidR="006922BD" w:rsidRPr="00A57A8C">
          <w:rPr>
            <w:highlight w:val="darkGray"/>
          </w:rPr>
          <w:t>, on average</w:t>
        </w:r>
      </w:ins>
      <w:del w:id="56" w:author="Owner" w:date="2020-08-10T10:13:00Z">
        <w:r w:rsidR="004C6F1A" w:rsidRPr="00A57A8C" w:rsidDel="006922BD">
          <w:rPr>
            <w:highlight w:val="darkGray"/>
          </w:rPr>
          <w:delText xml:space="preserve"> overall</w:delText>
        </w:r>
      </w:del>
      <w:r w:rsidR="004C6F1A" w:rsidRPr="00A57A8C">
        <w:rPr>
          <w:highlight w:val="darkGray"/>
        </w:rPr>
        <w:t xml:space="preserve">, </w:t>
      </w:r>
      <w:r w:rsidR="00B62F51" w:rsidRPr="00A57A8C">
        <w:rPr>
          <w:highlight w:val="darkGray"/>
        </w:rPr>
        <w:t>the quality o</w:t>
      </w:r>
      <w:r w:rsidR="004C6F1A" w:rsidRPr="00A57A8C">
        <w:rPr>
          <w:highlight w:val="darkGray"/>
        </w:rPr>
        <w:t xml:space="preserve">f </w:t>
      </w:r>
      <w:r w:rsidR="00B62F51" w:rsidRPr="00A57A8C">
        <w:rPr>
          <w:highlight w:val="darkGray"/>
        </w:rPr>
        <w:t>student</w:t>
      </w:r>
      <w:r w:rsidR="004C6F1A" w:rsidRPr="00A57A8C">
        <w:rPr>
          <w:highlight w:val="darkGray"/>
        </w:rPr>
        <w:t xml:space="preserve"> assignment </w:t>
      </w:r>
      <w:r w:rsidR="00B62F51" w:rsidRPr="00A57A8C">
        <w:rPr>
          <w:highlight w:val="darkGray"/>
        </w:rPr>
        <w:t xml:space="preserve">improved </w:t>
      </w:r>
      <w:del w:id="57" w:author="Owner" w:date="2020-08-10T10:14:00Z">
        <w:r w:rsidR="00B62F51" w:rsidRPr="00A57A8C" w:rsidDel="006922BD">
          <w:rPr>
            <w:highlight w:val="darkGray"/>
          </w:rPr>
          <w:delText xml:space="preserve">which was reflected in an increase in their </w:delText>
        </w:r>
        <w:r w:rsidR="004C6F1A" w:rsidRPr="00A57A8C" w:rsidDel="006922BD">
          <w:rPr>
            <w:highlight w:val="darkGray"/>
          </w:rPr>
          <w:delText xml:space="preserve">grades, on average, </w:delText>
        </w:r>
      </w:del>
      <w:r w:rsidR="004C6F1A" w:rsidRPr="00A57A8C">
        <w:rPr>
          <w:highlight w:val="darkGray"/>
        </w:rPr>
        <w:t>by 15-25%!</w:t>
      </w:r>
      <w:del w:id="58" w:author="Owner" w:date="2020-09-04T15:13:00Z">
        <w:r w:rsidR="004C6F1A" w:rsidRPr="00A57A8C" w:rsidDel="00D22BCD">
          <w:rPr>
            <w:highlight w:val="darkGray"/>
          </w:rPr>
          <w:delText xml:space="preserve"> That’s at least an entire letter-grade improvement! Just based on my feedback and their hard work! </w:delText>
        </w:r>
      </w:del>
    </w:p>
    <w:p w14:paraId="6D38E961" w14:textId="1AD6662B" w:rsidR="00EC3830" w:rsidRPr="00A57A8C" w:rsidDel="00D22BCD" w:rsidRDefault="004C6F1A" w:rsidP="004A3E4D">
      <w:pPr>
        <w:rPr>
          <w:del w:id="59" w:author="Owner" w:date="2020-09-04T15:13:00Z"/>
          <w:highlight w:val="darkGray"/>
        </w:rPr>
      </w:pPr>
      <w:del w:id="60" w:author="Owner" w:date="2020-09-04T15:13:00Z">
        <w:r w:rsidRPr="00A57A8C" w:rsidDel="00D22BCD">
          <w:rPr>
            <w:highlight w:val="darkGray"/>
          </w:rPr>
          <w:delText>Th</w:delText>
        </w:r>
      </w:del>
      <w:del w:id="61" w:author="Owner" w:date="2020-08-10T10:14:00Z">
        <w:r w:rsidRPr="00A57A8C" w:rsidDel="006922BD">
          <w:rPr>
            <w:highlight w:val="darkGray"/>
          </w:rPr>
          <w:delText>at</w:delText>
        </w:r>
      </w:del>
      <w:del w:id="62" w:author="Owner" w:date="2020-09-04T15:13:00Z">
        <w:r w:rsidRPr="00A57A8C" w:rsidDel="00D22BCD">
          <w:rPr>
            <w:highlight w:val="darkGray"/>
          </w:rPr>
          <w:delText xml:space="preserve"> is why I enjoy teaching – it’s not just about me, it’s not just about you. It’s about the both of us, working collaboratively to ensure your success. </w:delText>
        </w:r>
      </w:del>
    </w:p>
    <w:p w14:paraId="43E1466B" w14:textId="3F6EC903" w:rsidR="004C6F1A" w:rsidRDefault="004B3C9B" w:rsidP="004A3E4D">
      <w:del w:id="63" w:author="Owner" w:date="2020-09-04T15:13:00Z">
        <w:r w:rsidRPr="00A57A8C" w:rsidDel="00D22BCD">
          <w:rPr>
            <w:highlight w:val="darkGray"/>
          </w:rPr>
          <w:lastRenderedPageBreak/>
          <w:delText>It’s the same reason, I’ve always enjoyed reviewing and editing documents for my peers and colleagues. I enjoy working behind the scenes to help other people succeed. This means that my success is dependent on your success.</w:delText>
        </w:r>
      </w:del>
      <w:r>
        <w:t xml:space="preserve"> </w:t>
      </w:r>
    </w:p>
    <w:p w14:paraId="2971A375" w14:textId="2B95ED85" w:rsidR="00DE4415" w:rsidRDefault="00DE4415" w:rsidP="009870FF">
      <w:r>
        <w:t>Contact:</w:t>
      </w:r>
    </w:p>
    <w:p w14:paraId="07D064ED" w14:textId="5C55B18A" w:rsidR="00A57A8C" w:rsidRDefault="00D22BCD" w:rsidP="009870FF">
      <w:moveToRangeStart w:id="64" w:author="Owner" w:date="2020-09-04T15:14:00Z" w:name="move50124856"/>
      <w:moveTo w:id="65" w:author="Owner" w:date="2020-09-04T15:14:00Z">
        <w:r>
          <w:t xml:space="preserve">If you want to work collaboratively, I’d love to hear from you! </w:t>
        </w:r>
      </w:moveTo>
      <w:moveToRangeEnd w:id="64"/>
      <w:r w:rsidR="00A57A8C">
        <w:t xml:space="preserve">I am available for freelance projects and full-time employment. </w:t>
      </w:r>
      <w:moveFromRangeStart w:id="66" w:author="Owner" w:date="2020-09-04T15:14:00Z" w:name="move50124856"/>
      <w:moveFrom w:id="67" w:author="Owner" w:date="2020-09-04T15:14:00Z">
        <w:r w:rsidR="00A57A8C" w:rsidDel="00D22BCD">
          <w:t xml:space="preserve">If you want to work collaboratively, I’d love to hear from you! </w:t>
        </w:r>
      </w:moveFrom>
      <w:moveFromRangeEnd w:id="66"/>
    </w:p>
    <w:p w14:paraId="558322AC" w14:textId="77777777" w:rsidR="00AC0DE0" w:rsidRDefault="00AC0DE0" w:rsidP="009870FF">
      <w:r>
        <w:t>Samridhi Rijal (</w:t>
      </w:r>
      <w:proofErr w:type="spellStart"/>
      <w:r>
        <w:t>Idhi</w:t>
      </w:r>
      <w:proofErr w:type="spellEnd"/>
      <w:r>
        <w:t>)</w:t>
      </w:r>
    </w:p>
    <w:p w14:paraId="173E4B15" w14:textId="6D631002" w:rsidR="004C6F1A" w:rsidRDefault="00E74FB3" w:rsidP="009870FF">
      <w:pPr>
        <w:rPr>
          <w:rStyle w:val="Hyperlink"/>
        </w:rPr>
      </w:pPr>
      <w:hyperlink r:id="rId9" w:history="1">
        <w:r w:rsidR="00DE4415" w:rsidRPr="00FC5565">
          <w:rPr>
            <w:rStyle w:val="Hyperlink"/>
          </w:rPr>
          <w:t>samridhir@gmail.com</w:t>
        </w:r>
      </w:hyperlink>
    </w:p>
    <w:p w14:paraId="0C6A0B19" w14:textId="441D4CC9" w:rsidR="00AC0DE0" w:rsidRDefault="00AC0DE0" w:rsidP="009870FF">
      <w:pPr>
        <w:rPr>
          <w:rStyle w:val="Hyperlink"/>
          <w:u w:val="none"/>
        </w:rPr>
      </w:pPr>
      <w:r w:rsidRPr="00AC0DE0">
        <w:rPr>
          <w:rStyle w:val="Hyperlink"/>
          <w:u w:val="none"/>
        </w:rPr>
        <w:t xml:space="preserve">Link </w:t>
      </w:r>
      <w:proofErr w:type="gramStart"/>
      <w:r w:rsidRPr="00AC0DE0">
        <w:rPr>
          <w:rStyle w:val="Hyperlink"/>
          <w:u w:val="none"/>
        </w:rPr>
        <w:t>to:</w:t>
      </w:r>
      <w:proofErr w:type="gramEnd"/>
      <w:r w:rsidRPr="00AC0DE0">
        <w:rPr>
          <w:rStyle w:val="Hyperlink"/>
          <w:u w:val="none"/>
        </w:rPr>
        <w:t xml:space="preserve"> LinkedIn</w:t>
      </w:r>
    </w:p>
    <w:p w14:paraId="3317A199" w14:textId="173CBD98" w:rsidR="00AC0DE0" w:rsidRDefault="00A57A8C" w:rsidP="009870FF">
      <w:pPr>
        <w:rPr>
          <w:rStyle w:val="Hyperlink"/>
        </w:rPr>
      </w:pPr>
      <w:r>
        <w:rPr>
          <w:rStyle w:val="Hyperlink"/>
          <w:u w:val="none"/>
        </w:rPr>
        <w:t xml:space="preserve">Tags: </w:t>
      </w:r>
      <w:r w:rsidR="00AC0DE0">
        <w:rPr>
          <w:rStyle w:val="Hyperlink"/>
          <w:u w:val="none"/>
        </w:rPr>
        <w:t>Research</w:t>
      </w:r>
      <w:r>
        <w:rPr>
          <w:rStyle w:val="Hyperlink"/>
          <w:u w:val="none"/>
        </w:rPr>
        <w:t>, R</w:t>
      </w:r>
      <w:r w:rsidR="00AC0DE0">
        <w:rPr>
          <w:rStyle w:val="Hyperlink"/>
          <w:u w:val="none"/>
        </w:rPr>
        <w:t>eflections, Thesis, Paper, SAGES poster</w:t>
      </w:r>
    </w:p>
    <w:p w14:paraId="03B7571F" w14:textId="2B2794D7" w:rsidR="00DE4415" w:rsidRDefault="004A3E4D" w:rsidP="009870FF">
      <w:ins w:id="68" w:author="Owner" w:date="2020-09-04T15:27:00Z">
        <w:r>
          <w:t xml:space="preserve">Tags: </w:t>
        </w:r>
      </w:ins>
      <w:r w:rsidR="00DE4415">
        <w:t>Research</w:t>
      </w:r>
      <w:ins w:id="69" w:author="Owner" w:date="2020-09-04T15:27:00Z">
        <w:r>
          <w:t xml:space="preserve">; </w:t>
        </w:r>
      </w:ins>
      <w:del w:id="70" w:author="Owner" w:date="2020-09-04T15:27:00Z">
        <w:r w:rsidR="00DE4415" w:rsidDel="004A3E4D">
          <w:delText xml:space="preserve"> tag: </w:delText>
        </w:r>
      </w:del>
      <w:ins w:id="71" w:author="Owner" w:date="2020-09-04T15:27:00Z">
        <w:r>
          <w:t xml:space="preserve">Ecology; Reflections; Parasites; </w:t>
        </w:r>
      </w:ins>
    </w:p>
    <w:p w14:paraId="29306EEF" w14:textId="77777777" w:rsidR="003C0AB6" w:rsidRDefault="00A57A8C" w:rsidP="009870FF">
      <w:pPr>
        <w:rPr>
          <w:ins w:id="72" w:author="Owner" w:date="2020-08-31T20:03:00Z"/>
        </w:rPr>
      </w:pPr>
      <w:r>
        <w:t>My eyes were glued to the TV. There was a young ranger on-screen</w:t>
      </w:r>
      <w:r w:rsidR="00E8367F">
        <w:t xml:space="preserve">, walking through a tropical forest in </w:t>
      </w:r>
      <w:ins w:id="73" w:author="Owner" w:date="2020-08-31T20:02:00Z">
        <w:r w:rsidR="003C0AB6">
          <w:t>the Indian sub-conti</w:t>
        </w:r>
      </w:ins>
      <w:ins w:id="74" w:author="Owner" w:date="2020-08-31T20:03:00Z">
        <w:r w:rsidR="003C0AB6">
          <w:t>nent</w:t>
        </w:r>
      </w:ins>
      <w:del w:id="75" w:author="Owner" w:date="2020-08-31T20:02:00Z">
        <w:r w:rsidR="00E8367F" w:rsidDel="003C0AB6">
          <w:delText>India</w:delText>
        </w:r>
      </w:del>
      <w:r w:rsidR="00E8367F">
        <w:t xml:space="preserve">. He was talking about </w:t>
      </w:r>
      <w:ins w:id="76" w:author="Owner" w:date="2020-08-31T16:25:00Z">
        <w:r w:rsidR="00C55887">
          <w:t>how</w:t>
        </w:r>
      </w:ins>
      <w:ins w:id="77" w:author="Owner" w:date="2020-08-31T16:26:00Z">
        <w:r w:rsidR="00C55887">
          <w:t xml:space="preserve"> </w:t>
        </w:r>
      </w:ins>
      <w:ins w:id="78" w:author="Owner" w:date="2020-08-31T20:03:00Z">
        <w:r w:rsidR="003C0AB6">
          <w:t>he tracked</w:t>
        </w:r>
      </w:ins>
      <w:del w:id="79" w:author="Owner" w:date="2020-08-31T20:03:00Z">
        <w:r w:rsidR="00E8367F" w:rsidDel="003C0AB6">
          <w:delText>track</w:delText>
        </w:r>
      </w:del>
      <w:del w:id="80" w:author="Owner" w:date="2020-08-31T16:26:00Z">
        <w:r w:rsidR="00E8367F" w:rsidDel="00C55887">
          <w:delText xml:space="preserve">ing </w:delText>
        </w:r>
      </w:del>
      <w:ins w:id="81" w:author="Owner" w:date="2020-08-31T16:26:00Z">
        <w:r w:rsidR="00C55887">
          <w:t xml:space="preserve"> </w:t>
        </w:r>
      </w:ins>
      <w:r w:rsidR="00E8367F">
        <w:t xml:space="preserve">tigers. </w:t>
      </w:r>
      <w:del w:id="82" w:author="Owner" w:date="2020-08-31T20:03:00Z">
        <w:r w:rsidR="00E8367F" w:rsidDel="003C0AB6">
          <w:delText>Then</w:delText>
        </w:r>
      </w:del>
      <w:ins w:id="83" w:author="Owner" w:date="2020-08-31T20:03:00Z">
        <w:r w:rsidR="003C0AB6">
          <w:t>In the middle of a sentence</w:t>
        </w:r>
      </w:ins>
      <w:r w:rsidR="00E8367F">
        <w:t>, he bent down to pick</w:t>
      </w:r>
      <w:del w:id="84" w:author="Owner" w:date="2020-08-31T20:03:00Z">
        <w:r w:rsidR="00E8367F" w:rsidDel="003C0AB6">
          <w:delText xml:space="preserve"> up</w:delText>
        </w:r>
      </w:del>
      <w:r w:rsidR="00E8367F">
        <w:t xml:space="preserve"> something that was off-screen. I was riveted. What could it possibly be? </w:t>
      </w:r>
    </w:p>
    <w:p w14:paraId="1E4AF77B" w14:textId="174F361A" w:rsidR="00C34953" w:rsidRDefault="00E8367F" w:rsidP="009870FF">
      <w:r>
        <w:t xml:space="preserve">He turned around and showed me what he had </w:t>
      </w:r>
      <w:del w:id="85" w:author="Owner" w:date="2020-08-31T20:04:00Z">
        <w:r w:rsidDel="00344CFF">
          <w:delText xml:space="preserve">just </w:delText>
        </w:r>
      </w:del>
      <w:r>
        <w:t xml:space="preserve">picked up–tiger poo. </w:t>
      </w:r>
      <w:ins w:id="86" w:author="Owner" w:date="2020-08-31T16:26:00Z">
        <w:r w:rsidR="00C55887">
          <w:t>I</w:t>
        </w:r>
      </w:ins>
      <w:del w:id="87" w:author="Owner" w:date="2020-08-31T16:26:00Z">
        <w:r w:rsidDel="00C55887">
          <w:delText>He</w:delText>
        </w:r>
      </w:del>
      <w:r>
        <w:t xml:space="preserve"> lost </w:t>
      </w:r>
      <w:del w:id="88" w:author="Owner" w:date="2020-08-31T16:26:00Z">
        <w:r w:rsidDel="00C55887">
          <w:delText>me</w:delText>
        </w:r>
      </w:del>
      <w:ins w:id="89" w:author="Owner" w:date="2020-08-31T16:26:00Z">
        <w:r w:rsidR="00C55887">
          <w:t>interest</w:t>
        </w:r>
      </w:ins>
      <w:r>
        <w:t>—he went on to talk about how recently the tiger must have passed through the area based on the freshness of the poo.</w:t>
      </w:r>
      <w:r w:rsidR="00C34953">
        <w:t xml:space="preserve"> But he’d lost me</w:t>
      </w:r>
      <w:r>
        <w:t xml:space="preserve">. As a 10-year old, I remember thinking ‘well, that’s one </w:t>
      </w:r>
      <w:del w:id="90" w:author="Owner" w:date="2020-08-31T16:22:00Z">
        <w:r w:rsidDel="00C34953">
          <w:delText xml:space="preserve">job </w:delText>
        </w:r>
      </w:del>
      <w:ins w:id="91" w:author="Owner" w:date="2020-08-31T16:22:00Z">
        <w:r w:rsidR="00C34953">
          <w:t xml:space="preserve">thing </w:t>
        </w:r>
      </w:ins>
      <w:r>
        <w:t xml:space="preserve">I </w:t>
      </w:r>
      <w:r w:rsidR="00C34953">
        <w:t>w</w:t>
      </w:r>
      <w:ins w:id="92" w:author="Owner" w:date="2020-08-31T16:22:00Z">
        <w:r w:rsidR="00C34953">
          <w:t>ill never do</w:t>
        </w:r>
      </w:ins>
      <w:del w:id="93" w:author="Owner" w:date="2020-08-31T16:22:00Z">
        <w:r w:rsidR="00C34953" w:rsidDel="00C34953">
          <w:delText>ouldn’t want</w:delText>
        </w:r>
      </w:del>
      <w:r w:rsidR="00C34953">
        <w:t xml:space="preserve">!’ </w:t>
      </w:r>
      <w:del w:id="94" w:author="Owner" w:date="2020-08-31T16:22:00Z">
        <w:r w:rsidR="00C34953" w:rsidDel="00C34953">
          <w:delText>Now, f</w:delText>
        </w:r>
      </w:del>
      <w:ins w:id="95" w:author="Owner" w:date="2020-08-31T16:22:00Z">
        <w:r w:rsidR="00C34953">
          <w:t>F</w:t>
        </w:r>
      </w:ins>
      <w:r w:rsidR="00C34953">
        <w:t xml:space="preserve">ast-forward about 15 years, and here I am, a recent master’s degree graduate with three years of experience collecting and analysing bighorn sheep poo. </w:t>
      </w:r>
      <w:ins w:id="96" w:author="Owner" w:date="2020-08-31T16:22:00Z">
        <w:r w:rsidR="00C34953">
          <w:t>(Life advice: Never say never!)</w:t>
        </w:r>
      </w:ins>
    </w:p>
    <w:p w14:paraId="31044706" w14:textId="6660904A" w:rsidR="00F53916" w:rsidDel="00C34953" w:rsidRDefault="009870FF" w:rsidP="009870FF">
      <w:pPr>
        <w:rPr>
          <w:del w:id="97" w:author="Owner" w:date="2020-08-31T16:21:00Z"/>
        </w:rPr>
      </w:pPr>
      <w:del w:id="98" w:author="Owner" w:date="2020-08-31T16:21:00Z">
        <w:r w:rsidDel="00C34953">
          <w:delText xml:space="preserve">Everyone poops, but I’ll admit, I never thought it was fascinating. </w:delText>
        </w:r>
        <w:r w:rsidR="00CD4C68" w:rsidDel="00C34953">
          <w:delText>In fact, I remember watching a Nat Geo documentary and, when they showed a ranger talking about how recently the tiger must have gone through based on their poop, thinking ‘that’s one job I wouldn’t want to have!’ Fast-forward about 15 years, and</w:delText>
        </w:r>
        <w:r w:rsidDel="00C34953">
          <w:delText xml:space="preserve"> here I am, a recent</w:delText>
        </w:r>
        <w:r w:rsidR="00FC3AD3" w:rsidDel="00C34953">
          <w:delText xml:space="preserve"> </w:delText>
        </w:r>
        <w:r w:rsidDel="00C34953">
          <w:delText xml:space="preserve">master’s degree </w:delText>
        </w:r>
        <w:r w:rsidR="00CD0307" w:rsidDel="00C34953">
          <w:delText>graduat</w:delText>
        </w:r>
        <w:r w:rsidR="00FC3AD3" w:rsidDel="00C34953">
          <w:delText>e</w:delText>
        </w:r>
        <w:r w:rsidR="00CD0307" w:rsidDel="00C34953">
          <w:delText xml:space="preserve"> </w:delText>
        </w:r>
        <w:r w:rsidDel="00C34953">
          <w:delText xml:space="preserve">with three years of experience collecting bighorn sheep poop. </w:delText>
        </w:r>
      </w:del>
    </w:p>
    <w:p w14:paraId="3178E415" w14:textId="22AA29E4" w:rsidR="00344CFF" w:rsidRDefault="00C55887" w:rsidP="009870FF">
      <w:pPr>
        <w:rPr>
          <w:ins w:id="99" w:author="Owner" w:date="2020-08-31T20:07:00Z"/>
        </w:rPr>
      </w:pPr>
      <w:ins w:id="100" w:author="Owner" w:date="2020-08-31T16:27:00Z">
        <w:r>
          <w:t xml:space="preserve">Poo, or feces, is extremely fascinating. </w:t>
        </w:r>
      </w:ins>
      <w:ins w:id="101" w:author="Owner" w:date="2020-08-31T16:50:00Z">
        <w:r w:rsidR="001D3C84">
          <w:t>Not only can the freshness indicate how lo</w:t>
        </w:r>
      </w:ins>
      <w:ins w:id="102" w:author="Owner" w:date="2020-08-31T16:51:00Z">
        <w:r w:rsidR="001D3C84">
          <w:t>ng ago an individual may have passed by, but, if you analyse the feces, it can also tell you what</w:t>
        </w:r>
      </w:ins>
      <w:ins w:id="103" w:author="Owner" w:date="2020-08-31T16:52:00Z">
        <w:r w:rsidR="001D3C84">
          <w:t xml:space="preserve"> </w:t>
        </w:r>
      </w:ins>
      <w:ins w:id="104" w:author="Owner" w:date="2020-08-31T16:55:00Z">
        <w:r w:rsidR="001D3C84">
          <w:t>individual eat</w:t>
        </w:r>
      </w:ins>
      <w:ins w:id="105" w:author="Owner" w:date="2020-08-31T16:52:00Z">
        <w:r w:rsidR="001D3C84">
          <w:t xml:space="preserve"> and what</w:t>
        </w:r>
      </w:ins>
      <w:ins w:id="106" w:author="Owner" w:date="2020-08-31T16:51:00Z">
        <w:r w:rsidR="001D3C84">
          <w:t xml:space="preserve"> </w:t>
        </w:r>
      </w:ins>
      <w:ins w:id="107" w:author="Owner" w:date="2020-08-31T16:55:00Z">
        <w:r w:rsidR="001D3C84">
          <w:t xml:space="preserve">gastrointestinal </w:t>
        </w:r>
      </w:ins>
      <w:ins w:id="108" w:author="Owner" w:date="2020-08-31T16:51:00Z">
        <w:r w:rsidR="001D3C84">
          <w:t>parasites they</w:t>
        </w:r>
      </w:ins>
      <w:ins w:id="109" w:author="Owner" w:date="2020-08-31T16:52:00Z">
        <w:r w:rsidR="001D3C84">
          <w:t xml:space="preserve"> may have. I was in</w:t>
        </w:r>
      </w:ins>
      <w:ins w:id="110" w:author="Owner" w:date="2020-08-31T16:53:00Z">
        <w:r w:rsidR="001D3C84">
          <w:t>terested in the latter</w:t>
        </w:r>
      </w:ins>
      <w:ins w:id="111" w:author="Owner" w:date="2020-08-31T20:05:00Z">
        <w:r w:rsidR="00344CFF">
          <w:t xml:space="preserve">. </w:t>
        </w:r>
      </w:ins>
      <w:ins w:id="112" w:author="Owner" w:date="2020-08-31T20:07:00Z">
        <w:r w:rsidR="00344CFF">
          <w:t xml:space="preserve">I wanted to know what the patterns of parasite infections in bighorn sheep was and whether these </w:t>
        </w:r>
      </w:ins>
      <w:ins w:id="113" w:author="Owner" w:date="2020-08-31T20:08:00Z">
        <w:r w:rsidR="00344CFF">
          <w:t xml:space="preserve">patterns affected an infected individuals’ activity level. </w:t>
        </w:r>
      </w:ins>
    </w:p>
    <w:p w14:paraId="17D74A8B" w14:textId="3BFA8472" w:rsidR="00F53916" w:rsidRDefault="00344CFF" w:rsidP="009870FF">
      <w:ins w:id="114" w:author="Owner" w:date="2020-08-31T20:08:00Z">
        <w:r>
          <w:t>So</w:t>
        </w:r>
      </w:ins>
      <w:ins w:id="115" w:author="Owner" w:date="2020-08-31T16:56:00Z">
        <w:r w:rsidR="00BD26C5">
          <w:t xml:space="preserve">, </w:t>
        </w:r>
      </w:ins>
      <w:r w:rsidR="00F53916">
        <w:t>I collected fresh bighorn sheep poo</w:t>
      </w:r>
      <w:del w:id="116" w:author="Owner" w:date="2020-08-31T16:57:00Z">
        <w:r w:rsidR="00F53916" w:rsidDel="00BD26C5">
          <w:delText>p</w:delText>
        </w:r>
      </w:del>
      <w:r w:rsidR="00F53916">
        <w:t xml:space="preserve">, by observing them going about their daily business and making note of all the places that </w:t>
      </w:r>
      <w:ins w:id="117" w:author="Owner" w:date="2020-08-31T19:01:00Z">
        <w:r w:rsidR="00C2231B">
          <w:t>particular</w:t>
        </w:r>
      </w:ins>
      <w:del w:id="118" w:author="Owner" w:date="2020-08-31T19:01:00Z">
        <w:r w:rsidR="00F53916" w:rsidDel="00C2231B">
          <w:delText>any</w:delText>
        </w:r>
      </w:del>
      <w:r w:rsidR="00F53916">
        <w:t xml:space="preserve"> individual</w:t>
      </w:r>
      <w:ins w:id="119" w:author="Owner" w:date="2020-08-31T19:02:00Z">
        <w:r w:rsidR="00C2231B">
          <w:t>s</w:t>
        </w:r>
      </w:ins>
      <w:r w:rsidR="00F53916">
        <w:t xml:space="preserve"> could have </w:t>
      </w:r>
      <w:del w:id="120" w:author="Owner" w:date="2020-08-31T16:57:00Z">
        <w:r w:rsidR="00F53916" w:rsidDel="00BD26C5">
          <w:delText>pooped</w:delText>
        </w:r>
      </w:del>
      <w:ins w:id="121" w:author="Owner" w:date="2020-08-31T16:57:00Z">
        <w:r w:rsidR="00BD26C5">
          <w:t>pooed</w:t>
        </w:r>
      </w:ins>
      <w:ins w:id="122" w:author="Owner" w:date="2020-08-31T20:08:00Z">
        <w:r>
          <w:t xml:space="preserve"> at</w:t>
        </w:r>
      </w:ins>
      <w:r w:rsidR="00F53916">
        <w:t>.</w:t>
      </w:r>
      <w:ins w:id="123" w:author="Owner" w:date="2020-09-04T15:19:00Z">
        <w:r w:rsidR="002C374E">
          <w:t xml:space="preserve"> </w:t>
        </w:r>
      </w:ins>
      <w:del w:id="124" w:author="Owner" w:date="2020-09-04T15:20:00Z">
        <w:r w:rsidR="00F53916" w:rsidDel="002C374E">
          <w:delText xml:space="preserve"> </w:delText>
        </w:r>
      </w:del>
      <w:del w:id="125" w:author="Owner" w:date="2020-08-31T16:57:00Z">
        <w:r w:rsidR="00F53916" w:rsidDel="00BD26C5">
          <w:delText>Then, a</w:delText>
        </w:r>
      </w:del>
      <w:ins w:id="126" w:author="Owner" w:date="2020-08-31T16:57:00Z">
        <w:r w:rsidR="00BD26C5">
          <w:t>A</w:t>
        </w:r>
      </w:ins>
      <w:r w:rsidR="00F53916">
        <w:t>fter the sheep left the area, either my assistant or I went</w:t>
      </w:r>
      <w:del w:id="127" w:author="Owner" w:date="2020-08-31T19:59:00Z">
        <w:r w:rsidR="00F53916" w:rsidDel="003C0AB6">
          <w:delText xml:space="preserve"> there</w:delText>
        </w:r>
      </w:del>
      <w:r w:rsidR="00F53916">
        <w:t xml:space="preserve"> to collect</w:t>
      </w:r>
      <w:ins w:id="128" w:author="Owner" w:date="2020-08-31T16:57:00Z">
        <w:r w:rsidR="00BD26C5">
          <w:t xml:space="preserve"> the</w:t>
        </w:r>
      </w:ins>
      <w:r w:rsidR="00F53916">
        <w:t xml:space="preserve"> </w:t>
      </w:r>
      <w:del w:id="129" w:author="Owner" w:date="2020-09-04T15:19:00Z">
        <w:r w:rsidR="00F53916" w:rsidDel="002C374E">
          <w:delText xml:space="preserve">fresh </w:delText>
        </w:r>
      </w:del>
      <w:r w:rsidR="00F53916">
        <w:t>poo</w:t>
      </w:r>
      <w:del w:id="130" w:author="Owner" w:date="2020-09-04T15:19:00Z">
        <w:r w:rsidR="00F53916" w:rsidDel="002C374E">
          <w:delText>p</w:delText>
        </w:r>
      </w:del>
      <w:r w:rsidR="00F53916">
        <w:t xml:space="preserve">. </w:t>
      </w:r>
      <w:ins w:id="131" w:author="Owner" w:date="2020-09-04T15:23:00Z">
        <w:r w:rsidR="002C374E">
          <w:rPr>
            <w:noProof/>
          </w:rPr>
          <w:drawing>
            <wp:inline distT="0" distB="0" distL="0" distR="0" wp14:anchorId="5AD7DE57" wp14:editId="68289E1A">
              <wp:extent cx="436614" cy="604299"/>
              <wp:effectExtent l="0" t="0" r="1905" b="5715"/>
              <wp:docPr id="1" name="Picture 1" descr="A green and brown gra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170521_190304.jpg"/>
                      <pic:cNvPicPr/>
                    </pic:nvPicPr>
                    <pic:blipFill rotWithShape="1">
                      <a:blip r:embed="rId10" cstate="print">
                        <a:extLst>
                          <a:ext uri="{28A0092B-C50C-407E-A947-70E740481C1C}">
                            <a14:useLocalDpi xmlns:a14="http://schemas.microsoft.com/office/drawing/2010/main" val="0"/>
                          </a:ext>
                        </a:extLst>
                      </a:blip>
                      <a:srcRect l="6993" t="35578" r="21256" b="8562"/>
                      <a:stretch/>
                    </pic:blipFill>
                    <pic:spPr bwMode="auto">
                      <a:xfrm>
                        <a:off x="0" y="0"/>
                        <a:ext cx="448518" cy="620775"/>
                      </a:xfrm>
                      <a:prstGeom prst="rect">
                        <a:avLst/>
                      </a:prstGeom>
                      <a:ln>
                        <a:noFill/>
                      </a:ln>
                      <a:extLst>
                        <a:ext uri="{53640926-AAD7-44D8-BBD7-CCE9431645EC}">
                          <a14:shadowObscured xmlns:a14="http://schemas.microsoft.com/office/drawing/2010/main"/>
                        </a:ext>
                      </a:extLst>
                    </pic:spPr>
                  </pic:pic>
                </a:graphicData>
              </a:graphic>
            </wp:inline>
          </w:drawing>
        </w:r>
      </w:ins>
      <w:ins w:id="132" w:author="Owner" w:date="2020-08-31T16:58:00Z">
        <w:r w:rsidR="00BD26C5">
          <w:t xml:space="preserve">If it was easy to squish the poo pellets between our fingers, we knew that it was </w:t>
        </w:r>
      </w:ins>
      <w:ins w:id="133" w:author="Owner" w:date="2020-08-31T16:59:00Z">
        <w:r w:rsidR="00BD26C5">
          <w:t xml:space="preserve">fresh and collected it. </w:t>
        </w:r>
      </w:ins>
      <w:del w:id="134" w:author="Owner" w:date="2020-08-31T16:59:00Z">
        <w:r w:rsidR="00F53916" w:rsidDel="00BD26C5">
          <w:delText xml:space="preserve">When in doubt, we even </w:delText>
        </w:r>
        <w:r w:rsidR="00F53916" w:rsidDel="00BD26C5">
          <w:lastRenderedPageBreak/>
          <w:delText xml:space="preserve">got used to trying to squish it between our fingers. </w:delText>
        </w:r>
      </w:del>
      <w:r w:rsidR="00F53916">
        <w:t xml:space="preserve">It wasn’t too bad – we wore gloves… </w:t>
      </w:r>
      <w:del w:id="135" w:author="Owner" w:date="2020-08-31T16:59:00Z">
        <w:r w:rsidR="00F53916" w:rsidDel="00BD26C5">
          <w:delText xml:space="preserve">unless </w:delText>
        </w:r>
      </w:del>
      <w:ins w:id="136" w:author="Owner" w:date="2020-08-31T16:59:00Z">
        <w:r w:rsidR="00BD26C5">
          <w:t>except when we forgot to</w:t>
        </w:r>
      </w:ins>
      <w:del w:id="137" w:author="Owner" w:date="2020-08-31T16:59:00Z">
        <w:r w:rsidR="00F53916" w:rsidDel="00BD26C5">
          <w:delText>we forgot them that day</w:delText>
        </w:r>
      </w:del>
      <w:ins w:id="138" w:author="Owner" w:date="2020-08-31T19:59:00Z">
        <w:r w:rsidR="003C0AB6">
          <w:t>.</w:t>
        </w:r>
      </w:ins>
      <w:del w:id="139" w:author="Owner" w:date="2020-08-31T19:59:00Z">
        <w:r w:rsidR="00F53916" w:rsidDel="003C0AB6">
          <w:delText>! Oops.</w:delText>
        </w:r>
      </w:del>
      <w:ins w:id="140" w:author="Owner" w:date="2020-09-04T15:20:00Z">
        <w:r w:rsidR="002C374E">
          <w:t>.</w:t>
        </w:r>
      </w:ins>
      <w:r w:rsidR="00F53916">
        <w:t xml:space="preserve"> </w:t>
      </w:r>
      <w:ins w:id="141" w:author="Owner" w:date="2020-09-04T15:20:00Z">
        <w:r w:rsidR="002C374E">
          <w:t>E</w:t>
        </w:r>
      </w:ins>
      <w:ins w:id="142" w:author="Owner" w:date="2020-09-04T15:21:00Z">
        <w:r w:rsidR="002C374E">
          <w:t>very sheep</w:t>
        </w:r>
      </w:ins>
      <w:ins w:id="143" w:author="Owner" w:date="2020-09-04T15:20:00Z">
        <w:r w:rsidR="002C374E">
          <w:t xml:space="preserve">’s poo was stored separately so that I </w:t>
        </w:r>
      </w:ins>
      <w:ins w:id="144" w:author="Owner" w:date="2020-09-04T15:25:00Z">
        <w:r w:rsidR="004A3E4D">
          <w:rPr>
            <w:noProof/>
          </w:rPr>
          <w:drawing>
            <wp:anchor distT="0" distB="0" distL="114300" distR="114300" simplePos="0" relativeHeight="251658240" behindDoc="1" locked="0" layoutInCell="1" allowOverlap="1" wp14:anchorId="3612BF69" wp14:editId="5C24C91D">
              <wp:simplePos x="0" y="0"/>
              <wp:positionH relativeFrom="column">
                <wp:posOffset>4174048</wp:posOffset>
              </wp:positionH>
              <wp:positionV relativeFrom="paragraph">
                <wp:posOffset>540495</wp:posOffset>
              </wp:positionV>
              <wp:extent cx="1554480" cy="874395"/>
              <wp:effectExtent l="0" t="0" r="7620" b="1905"/>
              <wp:wrapTight wrapText="bothSides">
                <wp:wrapPolygon edited="0">
                  <wp:start x="0" y="0"/>
                  <wp:lineTo x="0" y="21176"/>
                  <wp:lineTo x="21441" y="21176"/>
                  <wp:lineTo x="21441" y="0"/>
                  <wp:lineTo x="0" y="0"/>
                </wp:wrapPolygon>
              </wp:wrapTight>
              <wp:docPr id="2" name="Picture 2"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170602_005512.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54480" cy="874395"/>
                      </a:xfrm>
                      <a:prstGeom prst="rect">
                        <a:avLst/>
                      </a:prstGeom>
                    </pic:spPr>
                  </pic:pic>
                </a:graphicData>
              </a:graphic>
              <wp14:sizeRelH relativeFrom="page">
                <wp14:pctWidth>0</wp14:pctWidth>
              </wp14:sizeRelH>
              <wp14:sizeRelV relativeFrom="page">
                <wp14:pctHeight>0</wp14:pctHeight>
              </wp14:sizeRelV>
            </wp:anchor>
          </w:drawing>
        </w:r>
      </w:ins>
      <w:ins w:id="145" w:author="Owner" w:date="2020-09-04T15:20:00Z">
        <w:r w:rsidR="002C374E">
          <w:t xml:space="preserve">could </w:t>
        </w:r>
      </w:ins>
      <w:ins w:id="146" w:author="Owner" w:date="2020-09-04T15:21:00Z">
        <w:r w:rsidR="002C374E">
          <w:t xml:space="preserve">match the </w:t>
        </w:r>
      </w:ins>
      <w:ins w:id="147" w:author="Owner" w:date="2020-09-04T15:20:00Z">
        <w:r w:rsidR="002C374E">
          <w:t>parasite patterns in individuals</w:t>
        </w:r>
      </w:ins>
      <w:ins w:id="148" w:author="Owner" w:date="2020-09-04T15:21:00Z">
        <w:r w:rsidR="002C374E">
          <w:t xml:space="preserve"> to their behavior.</w:t>
        </w:r>
      </w:ins>
    </w:p>
    <w:p w14:paraId="50267D82" w14:textId="2DB9623D" w:rsidR="003C0AB6" w:rsidRDefault="00F53916" w:rsidP="009870FF">
      <w:pPr>
        <w:rPr>
          <w:ins w:id="149" w:author="Owner" w:date="2020-08-31T20:00:00Z"/>
        </w:rPr>
      </w:pPr>
      <w:del w:id="150" w:author="Owner" w:date="2020-09-04T15:21:00Z">
        <w:r w:rsidDel="002C374E">
          <w:delText>Ah, well</w:delText>
        </w:r>
      </w:del>
      <w:ins w:id="151" w:author="Owner" w:date="2020-09-04T15:14:00Z">
        <w:r w:rsidR="00D22BCD">
          <w:t xml:space="preserve">Once we </w:t>
        </w:r>
      </w:ins>
      <w:ins w:id="152" w:author="Owner" w:date="2020-09-04T15:15:00Z">
        <w:r w:rsidR="00D22BCD">
          <w:t xml:space="preserve">finished our observations and collected the relevant poo, we analysed the samples. </w:t>
        </w:r>
      </w:ins>
      <w:ins w:id="153" w:author="Owner" w:date="2020-09-04T15:22:00Z">
        <w:r w:rsidR="002C374E">
          <w:t>Well, m</w:t>
        </w:r>
      </w:ins>
      <w:ins w:id="154" w:author="Owner" w:date="2020-09-04T15:15:00Z">
        <w:r w:rsidR="00D22BCD">
          <w:t>y a</w:t>
        </w:r>
      </w:ins>
      <w:ins w:id="155" w:author="Owner" w:date="2020-09-04T15:16:00Z">
        <w:r w:rsidR="00D22BCD">
          <w:t>mazing assistants processed the samples so that I could count the number of parasite</w:t>
        </w:r>
      </w:ins>
      <w:ins w:id="156" w:author="Owner" w:date="2020-09-04T15:17:00Z">
        <w:r w:rsidR="00D22BCD">
          <w:t xml:space="preserve"> eggs on each </w:t>
        </w:r>
      </w:ins>
      <w:ins w:id="157" w:author="Owner" w:date="2020-09-04T15:16:00Z">
        <w:r w:rsidR="00D22BCD">
          <w:t>microscope slide</w:t>
        </w:r>
      </w:ins>
      <w:ins w:id="158" w:author="Owner" w:date="2020-09-04T15:17:00Z">
        <w:r w:rsidR="00D22BCD">
          <w:t xml:space="preserve">. </w:t>
        </w:r>
      </w:ins>
    </w:p>
    <w:p w14:paraId="64C4F6DB" w14:textId="67C52E7F" w:rsidR="00CD0307" w:rsidRDefault="003C0AB6" w:rsidP="009870FF">
      <w:ins w:id="159" w:author="Owner" w:date="2020-08-31T20:00:00Z">
        <w:r>
          <w:t>After a couple of years</w:t>
        </w:r>
      </w:ins>
      <w:ins w:id="160" w:author="Owner" w:date="2020-09-04T15:22:00Z">
        <w:r w:rsidR="002C374E">
          <w:t xml:space="preserve"> of doing this</w:t>
        </w:r>
      </w:ins>
      <w:del w:id="161" w:author="Owner" w:date="2020-08-31T20:00:00Z">
        <w:r w:rsidR="00F53916" w:rsidDel="003C0AB6">
          <w:delText xml:space="preserve">, </w:delText>
        </w:r>
      </w:del>
      <w:ins w:id="162" w:author="Owner" w:date="2020-08-31T20:00:00Z">
        <w:r>
          <w:t xml:space="preserve"> I finally had answers for my questions:!</w:t>
        </w:r>
      </w:ins>
      <w:del w:id="163" w:author="Owner" w:date="2020-08-31T20:00:00Z">
        <w:r w:rsidR="00F53916" w:rsidDel="003C0AB6">
          <w:delText xml:space="preserve">I did manage </w:delText>
        </w:r>
        <w:r w:rsidR="009870FF" w:rsidDel="003C0AB6">
          <w:delText xml:space="preserve">to </w:delText>
        </w:r>
        <w:r w:rsidR="0076791F" w:rsidDel="003C0AB6">
          <w:delText>answer</w:delText>
        </w:r>
        <w:r w:rsidR="00513913" w:rsidDel="003C0AB6">
          <w:delText xml:space="preserve"> some of my question</w:delText>
        </w:r>
        <w:r w:rsidR="00F53916" w:rsidDel="003C0AB6">
          <w:delText>s though</w:delText>
        </w:r>
        <w:r w:rsidR="000416D2" w:rsidDel="003C0AB6">
          <w:delText>.</w:delText>
        </w:r>
      </w:del>
      <w:r w:rsidR="000416D2">
        <w:t xml:space="preserve"> </w:t>
      </w:r>
    </w:p>
    <w:p w14:paraId="1A59910F" w14:textId="462DCB27" w:rsidR="000416D2" w:rsidRDefault="000416D2" w:rsidP="000416D2">
      <w:pPr>
        <w:pStyle w:val="ListParagraph"/>
        <w:numPr>
          <w:ilvl w:val="0"/>
          <w:numId w:val="2"/>
        </w:numPr>
      </w:pPr>
      <w:r>
        <w:t xml:space="preserve">Does the season affect the number of parasite eggs that an individual shed in their </w:t>
      </w:r>
      <w:r w:rsidR="009870FF">
        <w:t>poo</w:t>
      </w:r>
      <w:del w:id="164" w:author="Owner" w:date="2020-08-31T17:00:00Z">
        <w:r w:rsidR="009870FF" w:rsidDel="00BD26C5">
          <w:delText>p</w:delText>
        </w:r>
      </w:del>
      <w:r>
        <w:t xml:space="preserve">? </w:t>
      </w:r>
      <w:r w:rsidR="0076791F">
        <w:t>(spoiler alert: It does… but the parasite matters as well)</w:t>
      </w:r>
    </w:p>
    <w:p w14:paraId="2373D145" w14:textId="3C72CC7F" w:rsidR="000416D2" w:rsidRDefault="000416D2" w:rsidP="000416D2">
      <w:pPr>
        <w:pStyle w:val="ListParagraph"/>
        <w:numPr>
          <w:ilvl w:val="0"/>
          <w:numId w:val="2"/>
        </w:numPr>
      </w:pPr>
      <w:r>
        <w:t xml:space="preserve">Does the </w:t>
      </w:r>
      <w:del w:id="165" w:author="Owner" w:date="2020-08-31T17:02:00Z">
        <w:r w:rsidDel="00AE7422">
          <w:delText xml:space="preserve">sex of the </w:delText>
        </w:r>
      </w:del>
      <w:r>
        <w:t>host</w:t>
      </w:r>
      <w:ins w:id="166" w:author="Owner" w:date="2020-08-31T17:02:00Z">
        <w:r w:rsidR="00AE7422">
          <w:t>-sex</w:t>
        </w:r>
      </w:ins>
      <w:ins w:id="167" w:author="Owner" w:date="2020-08-31T17:01:00Z">
        <w:r w:rsidR="00AE7422">
          <w:t xml:space="preserve"> (</w:t>
        </w:r>
      </w:ins>
      <w:ins w:id="168" w:author="Owner" w:date="2020-08-31T17:02:00Z">
        <w:r w:rsidR="00AE7422">
          <w:t xml:space="preserve">sex of the </w:t>
        </w:r>
      </w:ins>
      <w:ins w:id="169" w:author="Owner" w:date="2020-08-31T17:01:00Z">
        <w:r w:rsidR="00AE7422">
          <w:t>infected individual)</w:t>
        </w:r>
      </w:ins>
      <w:r>
        <w:t xml:space="preserve"> affect the number of parasites eggs that an individual shed</w:t>
      </w:r>
      <w:r w:rsidR="009870FF">
        <w:t xml:space="preserve"> (in their poo</w:t>
      </w:r>
      <w:del w:id="170" w:author="Owner" w:date="2020-08-31T17:00:00Z">
        <w:r w:rsidR="009870FF" w:rsidDel="00BD26C5">
          <w:delText>p</w:delText>
        </w:r>
      </w:del>
      <w:r w:rsidR="009870FF">
        <w:t>)</w:t>
      </w:r>
      <w:r>
        <w:t>?</w:t>
      </w:r>
      <w:r w:rsidR="0076791F">
        <w:t xml:space="preserve"> (spoiler alert: Yes! And </w:t>
      </w:r>
      <w:r w:rsidR="00882F91">
        <w:t>so,</w:t>
      </w:r>
      <w:r w:rsidR="0076791F">
        <w:t xml:space="preserve"> does the season</w:t>
      </w:r>
      <w:r w:rsidR="00882F91">
        <w:t>. The relationship between season and host-sex on parasite egg count is fascinating</w:t>
      </w:r>
      <w:ins w:id="171" w:author="Owner" w:date="2020-08-31T20:09:00Z">
        <w:r w:rsidR="007B0EA4">
          <w:t>!</w:t>
        </w:r>
      </w:ins>
      <w:r w:rsidR="0076791F">
        <w:t>)</w:t>
      </w:r>
    </w:p>
    <w:p w14:paraId="5927F5DA" w14:textId="6A070DB8" w:rsidR="000416D2" w:rsidRDefault="000416D2" w:rsidP="00FC3AD3">
      <w:pPr>
        <w:pStyle w:val="ListParagraph"/>
        <w:numPr>
          <w:ilvl w:val="0"/>
          <w:numId w:val="2"/>
        </w:numPr>
      </w:pPr>
      <w:r>
        <w:t>Does the parasite egg count affect activity level of the host?</w:t>
      </w:r>
      <w:r w:rsidR="00FC3AD3">
        <w:t xml:space="preserve"> (spoiler alert: Meh, not really)</w:t>
      </w:r>
      <w:r>
        <w:t xml:space="preserve"> </w:t>
      </w:r>
    </w:p>
    <w:p w14:paraId="05F5650C" w14:textId="14B7CB6E" w:rsidR="00DE4415" w:rsidRDefault="003C0AB6" w:rsidP="0076791F">
      <w:pPr>
        <w:rPr>
          <w:ins w:id="172" w:author="Owner" w:date="2020-08-31T20:10:00Z"/>
        </w:rPr>
      </w:pPr>
      <w:ins w:id="173" w:author="Owner" w:date="2020-08-31T20:01:00Z">
        <w:r>
          <w:t xml:space="preserve">If you want to read </w:t>
        </w:r>
      </w:ins>
      <w:ins w:id="174" w:author="Owner" w:date="2020-08-31T20:02:00Z">
        <w:r>
          <w:t>my thesis (</w:t>
        </w:r>
      </w:ins>
      <w:ins w:id="175" w:author="Owner" w:date="2020-08-31T20:10:00Z">
        <w:r w:rsidR="007B0EA4">
          <w:t>either the full or any part of</w:t>
        </w:r>
      </w:ins>
      <w:ins w:id="176" w:author="Owner" w:date="2020-08-31T20:02:00Z">
        <w:r>
          <w:t xml:space="preserve"> 131 pages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9"/>
            </mc:Choice>
            <mc:Fallback>
              <w:t>😉</w:t>
            </mc:Fallback>
          </mc:AlternateContent>
        </w:r>
        <w:r>
          <w:t>), click “HERE”</w:t>
        </w:r>
      </w:ins>
      <w:ins w:id="177" w:author="Owner" w:date="2020-08-31T20:10:00Z">
        <w:r w:rsidR="007B0EA4">
          <w:t>.</w:t>
        </w:r>
      </w:ins>
    </w:p>
    <w:p w14:paraId="1C81E2F2" w14:textId="3DEC0F5E" w:rsidR="007B0EA4" w:rsidDel="007B0EA4" w:rsidRDefault="007B0EA4" w:rsidP="0076791F">
      <w:pPr>
        <w:rPr>
          <w:del w:id="178" w:author="Owner" w:date="2020-08-31T20:10:00Z"/>
        </w:rPr>
      </w:pPr>
    </w:p>
    <w:p w14:paraId="5E72E0D8" w14:textId="25BF3D15" w:rsidR="004F7C47" w:rsidDel="007B0EA4" w:rsidRDefault="004F7C47" w:rsidP="0076791F">
      <w:pPr>
        <w:rPr>
          <w:del w:id="179" w:author="Owner" w:date="2020-08-31T20:10:00Z"/>
        </w:rPr>
      </w:pPr>
      <w:del w:id="180" w:author="Owner" w:date="2020-08-31T20:10:00Z">
        <w:r w:rsidDel="007B0EA4">
          <w:delText xml:space="preserve">Working as a TA, I didn’t enjoy grading students (my fellow Tas and friends would say that this is a lie). But I would argue that grades seem very final and I like to think that people can and will improve if given proper and appropriate feedback. I loved reviewing student work. I loved providing feedback on how to improve. I hated giving students an actual grade… unless they got 90-100%, then I did enjoy it. </w:delText>
        </w:r>
      </w:del>
    </w:p>
    <w:p w14:paraId="41105074" w14:textId="5AD3A1AB" w:rsidR="0033596E" w:rsidDel="007B0EA4" w:rsidRDefault="004F7C47" w:rsidP="0076791F">
      <w:pPr>
        <w:rPr>
          <w:del w:id="181" w:author="Owner" w:date="2020-08-31T20:10:00Z"/>
        </w:rPr>
      </w:pPr>
      <w:del w:id="182" w:author="Owner" w:date="2020-08-31T20:10:00Z">
        <w:r w:rsidDel="007B0EA4">
          <w:delText>Each semester, I would have to tell students that lots of marks around the assignment was a good thing, because it’s just pointing out how to make your writing/your argument/your ideas</w:delText>
        </w:r>
        <w:r w:rsidR="007F309A" w:rsidDel="007B0EA4">
          <w:delText xml:space="preserve"> better. I never got why people didn’t like getting feedback. I’m not talking about feedback that’s limited to “need work.” Alright, but where does one start with that sort of feedback?! But feedback that points out some of the specifics and the general trends in writing that should be addressed is great! It means that if one just focuses on those, there will be an improvement in the level of their assignment as well as their learning.</w:delText>
        </w:r>
      </w:del>
    </w:p>
    <w:p w14:paraId="76529ACA" w14:textId="57DC09E1" w:rsidR="004F7C47" w:rsidDel="007B0EA4" w:rsidRDefault="0033596E" w:rsidP="0076791F">
      <w:pPr>
        <w:rPr>
          <w:del w:id="183" w:author="Owner" w:date="2020-08-31T20:10:00Z"/>
        </w:rPr>
      </w:pPr>
      <w:del w:id="184" w:author="Owner" w:date="2020-08-31T20:10:00Z">
        <w:r w:rsidDel="007B0EA4">
          <w:delText xml:space="preserve">Each semester that I TAed a course, I kept track of student grades… and overall, students improved the quality of their assignment which led to an increase in their grades, on average, by 15-25%! That’s at least an entire letter-grade improvement! Just based on my feedback and their hard work! </w:delText>
        </w:r>
      </w:del>
    </w:p>
    <w:p w14:paraId="17445F54" w14:textId="446FCD56" w:rsidR="0033596E" w:rsidDel="007B0EA4" w:rsidRDefault="0033596E" w:rsidP="0076791F">
      <w:pPr>
        <w:rPr>
          <w:del w:id="185" w:author="Owner" w:date="2020-08-31T20:10:00Z"/>
        </w:rPr>
      </w:pPr>
      <w:del w:id="186" w:author="Owner" w:date="2020-08-31T20:10:00Z">
        <w:r w:rsidDel="007B0EA4">
          <w:delText xml:space="preserve">That is why I enjoy teaching – it’s not just about me, it’s not just about you. It’s about the both of us, working collaboratively to ensure your success. </w:delText>
        </w:r>
      </w:del>
    </w:p>
    <w:p w14:paraId="07EC5B99" w14:textId="00A0DDE6" w:rsidR="007F309A" w:rsidRDefault="007F309A" w:rsidP="0076791F">
      <w:del w:id="187" w:author="Owner" w:date="2020-08-31T20:10:00Z">
        <w:r w:rsidDel="007B0EA4">
          <w:delText xml:space="preserve">So, I’m working (part-time) as a Writing tutor at the University. And it’s awesome! I get to give people feedback on how to improve their writing </w:delText>
        </w:r>
        <w:r w:rsidR="0033596E" w:rsidDel="007B0EA4">
          <w:delText>without having to give them a final grade! I love it! :D</w:delText>
        </w:r>
      </w:del>
      <w:r w:rsidR="0033596E">
        <w:t xml:space="preserve"> </w:t>
      </w:r>
    </w:p>
    <w:p w14:paraId="13009977" w14:textId="77777777" w:rsidR="00CA53DC" w:rsidRDefault="00CA53DC" w:rsidP="0076791F"/>
    <w:p w14:paraId="342FF3C0" w14:textId="23C9E270" w:rsidR="00495EA3" w:rsidRDefault="00495EA3" w:rsidP="0076791F">
      <w:r>
        <w:rPr>
          <w:noProof/>
        </w:rPr>
        <w:lastRenderedPageBreak/>
        <w:drawing>
          <wp:inline distT="0" distB="0" distL="0" distR="0" wp14:anchorId="1BA80FDC" wp14:editId="357D5AE5">
            <wp:extent cx="5943600" cy="4245610"/>
            <wp:effectExtent l="0" t="0" r="0" b="254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SW 2020.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p>
    <w:p w14:paraId="7F97A909" w14:textId="77777777" w:rsidR="00CA53DC" w:rsidRDefault="00CA53DC" w:rsidP="0076791F"/>
    <w:p w14:paraId="74FDB49A" w14:textId="32323E19" w:rsidR="00667956" w:rsidRDefault="006B7591" w:rsidP="0076791F">
      <w:r>
        <w:t>I, also, like to talk. In case that was ever in doubt. :D</w:t>
      </w:r>
    </w:p>
    <w:p w14:paraId="43C0D223" w14:textId="4C851C86" w:rsidR="00E838CD" w:rsidRDefault="00E838CD" w:rsidP="0076791F"/>
    <w:p w14:paraId="2E989A7E" w14:textId="6E4E0FCB" w:rsidR="006B7591" w:rsidRDefault="006B7591" w:rsidP="0076791F">
      <w:r>
        <w:t xml:space="preserve">I prefer email. </w:t>
      </w:r>
      <w:hyperlink r:id="rId13" w:history="1">
        <w:r w:rsidRPr="00FC5565">
          <w:rPr>
            <w:rStyle w:val="Hyperlink"/>
          </w:rPr>
          <w:t>samridhir@gmail.com</w:t>
        </w:r>
      </w:hyperlink>
    </w:p>
    <w:p w14:paraId="4FD38E08" w14:textId="356EBC51" w:rsidR="006B7591" w:rsidRDefault="006B7591" w:rsidP="006B7591">
      <w:pPr>
        <w:pStyle w:val="Heading1"/>
      </w:pPr>
      <w:r>
        <w:lastRenderedPageBreak/>
        <w:t xml:space="preserve">Musings: </w:t>
      </w:r>
    </w:p>
    <w:p w14:paraId="743B3029" w14:textId="0957E203" w:rsidR="006B7591" w:rsidRDefault="00195AD7" w:rsidP="0076791F">
      <w:r>
        <w:rPr>
          <w:noProof/>
        </w:rPr>
        <w:drawing>
          <wp:inline distT="0" distB="0" distL="0" distR="0" wp14:anchorId="0B8638C7" wp14:editId="774C1657">
            <wp:extent cx="5943600" cy="2837815"/>
            <wp:effectExtent l="0" t="0" r="0" b="635"/>
            <wp:docPr id="5" name="Picture 5" descr="A close up of a green fie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SCN1392-2.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837815"/>
                    </a:xfrm>
                    <a:prstGeom prst="rect">
                      <a:avLst/>
                    </a:prstGeom>
                  </pic:spPr>
                </pic:pic>
              </a:graphicData>
            </a:graphic>
          </wp:inline>
        </w:drawing>
      </w:r>
      <w:r w:rsidR="006B7591">
        <w:t xml:space="preserve">Based on secondary research, personal experiences (i.e., anecdotes), observations and discussions with other professionals, I think… </w:t>
      </w:r>
    </w:p>
    <w:p w14:paraId="32D27A61" w14:textId="428C1B4C" w:rsidR="00397467" w:rsidRDefault="00397467" w:rsidP="0076791F">
      <w:r>
        <w:t xml:space="preserve">Biology – </w:t>
      </w:r>
    </w:p>
    <w:p w14:paraId="1A80910A" w14:textId="2C7B7BA4" w:rsidR="00397467" w:rsidRDefault="00DE4415" w:rsidP="0076791F">
      <w:r>
        <w:t>Higher Education</w:t>
      </w:r>
      <w:r w:rsidR="00397467">
        <w:t xml:space="preserve"> – </w:t>
      </w:r>
    </w:p>
    <w:p w14:paraId="63294F95" w14:textId="519C33C5" w:rsidR="00397467" w:rsidRDefault="00E838CD" w:rsidP="00E838CD">
      <w:pPr>
        <w:pStyle w:val="Heading1"/>
      </w:pPr>
      <w:r>
        <w:t xml:space="preserve">Experiences </w:t>
      </w:r>
    </w:p>
    <w:p w14:paraId="707AE3B5" w14:textId="6AB70D39" w:rsidR="00E838CD" w:rsidRDefault="00B11639" w:rsidP="00E838CD">
      <w:r>
        <w:rPr>
          <w:noProof/>
        </w:rPr>
        <w:drawing>
          <wp:inline distT="0" distB="0" distL="0" distR="0" wp14:anchorId="32680561" wp14:editId="2CD098F5">
            <wp:extent cx="5029200" cy="1714500"/>
            <wp:effectExtent l="0" t="0" r="0" b="0"/>
            <wp:docPr id="6" name="Picture 6" descr="A picture containing outdoor, old, photo, sm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f165c7353b07.jpg"/>
                    <pic:cNvPicPr/>
                  </pic:nvPicPr>
                  <pic:blipFill rotWithShape="1">
                    <a:blip r:embed="rId15">
                      <a:extLst>
                        <a:ext uri="{28A0092B-C50C-407E-A947-70E740481C1C}">
                          <a14:useLocalDpi xmlns:a14="http://schemas.microsoft.com/office/drawing/2010/main" val="0"/>
                        </a:ext>
                      </a:extLst>
                    </a:blip>
                    <a:srcRect l="13142" r="2243" b="39394"/>
                    <a:stretch/>
                  </pic:blipFill>
                  <pic:spPr bwMode="auto">
                    <a:xfrm>
                      <a:off x="0" y="0"/>
                      <a:ext cx="5029200" cy="1714500"/>
                    </a:xfrm>
                    <a:prstGeom prst="rect">
                      <a:avLst/>
                    </a:prstGeom>
                    <a:ln>
                      <a:noFill/>
                    </a:ln>
                    <a:extLst>
                      <a:ext uri="{53640926-AAD7-44D8-BBD7-CCE9431645EC}">
                        <a14:shadowObscured xmlns:a14="http://schemas.microsoft.com/office/drawing/2010/main"/>
                      </a:ext>
                    </a:extLst>
                  </pic:spPr>
                </pic:pic>
              </a:graphicData>
            </a:graphic>
          </wp:inline>
        </w:drawing>
      </w:r>
    </w:p>
    <w:p w14:paraId="693672BF" w14:textId="2EDBE994" w:rsidR="001F598C" w:rsidRDefault="001F598C" w:rsidP="00E838CD">
      <w:r>
        <w:t xml:space="preserve">My experiences can be divided into two categories – biology and teaching. Mostly working in conservation, and teaching biology and academic writing. </w:t>
      </w:r>
    </w:p>
    <w:p w14:paraId="0B8339A6" w14:textId="22B73344" w:rsidR="00B11639" w:rsidRPr="00E838CD" w:rsidRDefault="00B11639" w:rsidP="00E838CD">
      <w:r>
        <w:t xml:space="preserve">Yea, that’s right! I’ve been places… mostly, Asia and North America, but I’ve managed to sneak in couple of trips to Europe as well. And, I’m not exaggerating – Italian food is AMAZING! </w:t>
      </w:r>
      <w:r w:rsidR="00B81D16">
        <w:t xml:space="preserve">My friend and I went to Italy for a trip during Christmas break. And wow. I mean, Wow. The food, the weather… it was all amazing. </w:t>
      </w:r>
      <w:r>
        <w:t xml:space="preserve">Before I came to Calgary, I was actively looking for jobs in Rome because I loved the food. I wanted to relocate to Italy. I thought Italian food was hyped up and it was nothing that great. I was extremely pleased to find out that I was wrong. Italian food really is that amazing! </w:t>
      </w:r>
    </w:p>
    <w:p w14:paraId="466DCE10" w14:textId="2F7EB152" w:rsidR="004750B4" w:rsidRDefault="00E44CA9" w:rsidP="00E44CA9">
      <w:pPr>
        <w:pStyle w:val="Heading1"/>
      </w:pPr>
      <w:r>
        <w:lastRenderedPageBreak/>
        <w:t xml:space="preserve">Travels </w:t>
      </w:r>
    </w:p>
    <w:p w14:paraId="75BDDE99" w14:textId="0B798DB3" w:rsidR="00B81D16" w:rsidRDefault="00B81D16" w:rsidP="00E44CA9">
      <w:r>
        <w:rPr>
          <w:noProof/>
        </w:rPr>
        <w:drawing>
          <wp:inline distT="0" distB="0" distL="0" distR="0" wp14:anchorId="513DD2E9" wp14:editId="164CAC34">
            <wp:extent cx="5943600" cy="3201670"/>
            <wp:effectExtent l="0" t="0" r="0" b="0"/>
            <wp:docPr id="7" name="Picture 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laces I've been.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201670"/>
                    </a:xfrm>
                    <a:prstGeom prst="rect">
                      <a:avLst/>
                    </a:prstGeom>
                  </pic:spPr>
                </pic:pic>
              </a:graphicData>
            </a:graphic>
          </wp:inline>
        </w:drawing>
      </w:r>
    </w:p>
    <w:p w14:paraId="3AA31F48" w14:textId="47146D9C" w:rsidR="00E44CA9" w:rsidRDefault="00E44CA9" w:rsidP="00E44CA9">
      <w:r>
        <w:t>Green – For fun</w:t>
      </w:r>
    </w:p>
    <w:p w14:paraId="0359D122" w14:textId="64867036" w:rsidR="00E44CA9" w:rsidRPr="00E44CA9" w:rsidRDefault="00E44CA9" w:rsidP="00E44CA9">
      <w:r>
        <w:t>Red – For work and studies</w:t>
      </w:r>
    </w:p>
    <w:p w14:paraId="7E49247F" w14:textId="583D07AD" w:rsidR="00E44CA9" w:rsidRDefault="0000466C" w:rsidP="0076791F">
      <w:r>
        <w:t xml:space="preserve">Tags: </w:t>
      </w:r>
    </w:p>
    <w:p w14:paraId="385C6518" w14:textId="4EE4457B" w:rsidR="0000466C" w:rsidRDefault="0000466C" w:rsidP="0000466C">
      <w:pPr>
        <w:pStyle w:val="ListParagraph"/>
        <w:numPr>
          <w:ilvl w:val="0"/>
          <w:numId w:val="5"/>
        </w:numPr>
      </w:pPr>
      <w:r>
        <w:t>Research</w:t>
      </w:r>
    </w:p>
    <w:p w14:paraId="264A6E6E" w14:textId="7F330C10" w:rsidR="0000466C" w:rsidRDefault="0000466C" w:rsidP="0000466C">
      <w:pPr>
        <w:pStyle w:val="ListParagraph"/>
        <w:numPr>
          <w:ilvl w:val="0"/>
          <w:numId w:val="5"/>
        </w:numPr>
      </w:pPr>
      <w:r>
        <w:t>Higher Education</w:t>
      </w:r>
    </w:p>
    <w:p w14:paraId="6462AE9B" w14:textId="2D476B0C" w:rsidR="0000466C" w:rsidRDefault="0000466C" w:rsidP="0000466C">
      <w:pPr>
        <w:pStyle w:val="ListParagraph"/>
        <w:numPr>
          <w:ilvl w:val="0"/>
          <w:numId w:val="5"/>
        </w:numPr>
      </w:pPr>
      <w:r>
        <w:t>Ecology</w:t>
      </w:r>
    </w:p>
    <w:p w14:paraId="27E26548" w14:textId="0CD13924" w:rsidR="0000466C" w:rsidRDefault="0000466C" w:rsidP="0000466C">
      <w:pPr>
        <w:pStyle w:val="ListParagraph"/>
        <w:numPr>
          <w:ilvl w:val="0"/>
          <w:numId w:val="5"/>
        </w:numPr>
      </w:pPr>
      <w:r>
        <w:t>Evolution</w:t>
      </w:r>
    </w:p>
    <w:p w14:paraId="5189DBA4" w14:textId="31C17627" w:rsidR="0000466C" w:rsidRDefault="0000466C" w:rsidP="0000466C">
      <w:pPr>
        <w:pStyle w:val="ListParagraph"/>
        <w:numPr>
          <w:ilvl w:val="0"/>
          <w:numId w:val="5"/>
        </w:numPr>
      </w:pPr>
      <w:r>
        <w:t>COVID-19</w:t>
      </w:r>
    </w:p>
    <w:p w14:paraId="65DE7B53" w14:textId="3391A56D" w:rsidR="0000466C" w:rsidRDefault="0000466C" w:rsidP="0000466C">
      <w:pPr>
        <w:pStyle w:val="ListParagraph"/>
        <w:numPr>
          <w:ilvl w:val="0"/>
          <w:numId w:val="5"/>
        </w:numPr>
      </w:pPr>
      <w:r>
        <w:t>Personal Ruminations</w:t>
      </w:r>
    </w:p>
    <w:p w14:paraId="75841D5D" w14:textId="005FB73B" w:rsidR="0000466C" w:rsidRDefault="0000466C" w:rsidP="0000466C">
      <w:pPr>
        <w:pStyle w:val="ListParagraph"/>
        <w:numPr>
          <w:ilvl w:val="0"/>
          <w:numId w:val="5"/>
        </w:numPr>
      </w:pPr>
      <w:r>
        <w:t>Critical Thinking</w:t>
      </w:r>
    </w:p>
    <w:p w14:paraId="73050A1A" w14:textId="46B9EFFB" w:rsidR="0000466C" w:rsidRDefault="0000466C" w:rsidP="00AB6C4D">
      <w:pPr>
        <w:pStyle w:val="ListParagraph"/>
        <w:numPr>
          <w:ilvl w:val="0"/>
          <w:numId w:val="5"/>
        </w:numPr>
      </w:pPr>
      <w:r>
        <w:t>Online vs in-person</w:t>
      </w:r>
    </w:p>
    <w:p w14:paraId="7BF65054" w14:textId="496E9E97" w:rsidR="0000466C" w:rsidRDefault="0000466C" w:rsidP="0000466C">
      <w:pPr>
        <w:pStyle w:val="ListParagraph"/>
        <w:numPr>
          <w:ilvl w:val="0"/>
          <w:numId w:val="5"/>
        </w:numPr>
      </w:pPr>
      <w:r>
        <w:t>Climate change</w:t>
      </w:r>
    </w:p>
    <w:p w14:paraId="33C6D515" w14:textId="61781AE0" w:rsidR="0000466C" w:rsidRDefault="0000466C" w:rsidP="0000466C">
      <w:pPr>
        <w:pStyle w:val="ListParagraph"/>
        <w:numPr>
          <w:ilvl w:val="0"/>
          <w:numId w:val="5"/>
        </w:numPr>
      </w:pPr>
      <w:r>
        <w:t>Conservation</w:t>
      </w:r>
    </w:p>
    <w:p w14:paraId="57ABF976" w14:textId="118C1032" w:rsidR="00B56D89" w:rsidRDefault="00B56D89" w:rsidP="0000466C">
      <w:pPr>
        <w:pStyle w:val="ListParagraph"/>
        <w:numPr>
          <w:ilvl w:val="0"/>
          <w:numId w:val="5"/>
        </w:numPr>
      </w:pPr>
      <w:r>
        <w:t>Distance learning</w:t>
      </w:r>
    </w:p>
    <w:p w14:paraId="37A7FD05" w14:textId="7EF4BDE3" w:rsidR="0000466C" w:rsidRDefault="0000466C" w:rsidP="0000466C">
      <w:r>
        <w:t>Key words/key concepts</w:t>
      </w:r>
    </w:p>
    <w:p w14:paraId="104A4F3E" w14:textId="43265937" w:rsidR="00AB6C4D" w:rsidRDefault="00AB6C4D" w:rsidP="00AB6C4D">
      <w:pPr>
        <w:pStyle w:val="ListParagraph"/>
        <w:numPr>
          <w:ilvl w:val="0"/>
          <w:numId w:val="6"/>
        </w:numPr>
      </w:pPr>
      <w:r>
        <w:t>Working memory</w:t>
      </w:r>
      <w:r w:rsidR="00C5723C">
        <w:t xml:space="preserve">: </w:t>
      </w:r>
    </w:p>
    <w:p w14:paraId="2AD03DCC" w14:textId="038C2067" w:rsidR="00AB6C4D" w:rsidRDefault="00AB6C4D" w:rsidP="00AB6C4D">
      <w:pPr>
        <w:pStyle w:val="ListParagraph"/>
        <w:numPr>
          <w:ilvl w:val="0"/>
          <w:numId w:val="6"/>
        </w:numPr>
      </w:pPr>
      <w:r>
        <w:t>Chunking</w:t>
      </w:r>
      <w:r w:rsidR="00C5723C">
        <w:t xml:space="preserve">: </w:t>
      </w:r>
    </w:p>
    <w:p w14:paraId="0E259E76" w14:textId="668B0B28" w:rsidR="0000466C" w:rsidRDefault="0000466C" w:rsidP="00AB6C4D">
      <w:pPr>
        <w:pStyle w:val="ListParagraph"/>
        <w:numPr>
          <w:ilvl w:val="0"/>
          <w:numId w:val="6"/>
        </w:numPr>
      </w:pPr>
      <w:r>
        <w:t>Critical thinking</w:t>
      </w:r>
      <w:r w:rsidR="00C5723C">
        <w:t xml:space="preserve">: </w:t>
      </w:r>
      <w:r w:rsidR="00940121">
        <w:t xml:space="preserve">broad concept—an individual’s ability to critically reflect </w:t>
      </w:r>
      <w:proofErr w:type="gramStart"/>
      <w:r w:rsidR="00940121">
        <w:t>on  personal</w:t>
      </w:r>
      <w:proofErr w:type="gramEnd"/>
      <w:r w:rsidR="00940121">
        <w:t xml:space="preserve"> experiences and think scientifically </w:t>
      </w:r>
      <w:r w:rsidR="008226E7">
        <w:t>within their discipline. In general, it is defined as the ability/cognitive skill that allows an individual to logically analyse and evaluate arguments (</w:t>
      </w:r>
      <w:proofErr w:type="spellStart"/>
      <w:r w:rsidR="008226E7">
        <w:t>Facione</w:t>
      </w:r>
      <w:proofErr w:type="spellEnd"/>
      <w:r w:rsidR="008226E7">
        <w:t xml:space="preserve"> 2000; Giancarlo and </w:t>
      </w:r>
      <w:proofErr w:type="spellStart"/>
      <w:r w:rsidR="008226E7">
        <w:t>Facione</w:t>
      </w:r>
      <w:proofErr w:type="spellEnd"/>
      <w:r w:rsidR="008226E7">
        <w:t xml:space="preserve"> 2001; </w:t>
      </w:r>
      <w:proofErr w:type="spellStart"/>
      <w:r w:rsidR="008226E7">
        <w:t>Pithers</w:t>
      </w:r>
      <w:proofErr w:type="spellEnd"/>
      <w:r w:rsidR="008226E7">
        <w:t xml:space="preserve"> and </w:t>
      </w:r>
      <w:proofErr w:type="spellStart"/>
      <w:r w:rsidR="008226E7">
        <w:t>Soden</w:t>
      </w:r>
      <w:proofErr w:type="spellEnd"/>
      <w:r w:rsidR="008226E7">
        <w:t xml:space="preserve"> 2000; </w:t>
      </w:r>
      <w:proofErr w:type="spellStart"/>
      <w:r w:rsidR="008226E7">
        <w:t>Stupnisky</w:t>
      </w:r>
      <w:proofErr w:type="spellEnd"/>
      <w:r w:rsidR="008226E7">
        <w:t xml:space="preserve"> et al 2008; Erikson and Erikson 2019)</w:t>
      </w:r>
      <w:r w:rsidR="00FF737A">
        <w:t xml:space="preserve">. Researchers have further argued that it can also include an </w:t>
      </w:r>
      <w:r w:rsidR="00FF737A">
        <w:lastRenderedPageBreak/>
        <w:t>individual’s willingness and ability to clearly exchange ideas with others, including the ability to argue or seek clarification. Beyond the field increases ‘employability.’</w:t>
      </w:r>
    </w:p>
    <w:p w14:paraId="7F37D9C4" w14:textId="737E6F83" w:rsidR="00B329A2" w:rsidRDefault="00B329A2" w:rsidP="00B329A2">
      <w:pPr>
        <w:pStyle w:val="ListParagraph"/>
      </w:pPr>
      <w:r>
        <w:t xml:space="preserve">Critical thinking in education is not about what conclusions student reach—it’s about how they reach them. </w:t>
      </w:r>
    </w:p>
    <w:p w14:paraId="7585377A" w14:textId="0D592866" w:rsidR="0000466C" w:rsidRDefault="0000466C" w:rsidP="00AB6C4D">
      <w:pPr>
        <w:pStyle w:val="ListParagraph"/>
        <w:numPr>
          <w:ilvl w:val="0"/>
          <w:numId w:val="6"/>
        </w:numPr>
      </w:pPr>
      <w:r>
        <w:t>Creative thinking</w:t>
      </w:r>
      <w:r w:rsidR="00C5723C">
        <w:t xml:space="preserve">: </w:t>
      </w:r>
    </w:p>
    <w:p w14:paraId="462DF3CC" w14:textId="5ADE2689" w:rsidR="0000466C" w:rsidRDefault="0000466C" w:rsidP="00AB6C4D">
      <w:pPr>
        <w:pStyle w:val="ListParagraph"/>
        <w:numPr>
          <w:ilvl w:val="0"/>
          <w:numId w:val="6"/>
        </w:numPr>
      </w:pPr>
      <w:r>
        <w:t>Ecology</w:t>
      </w:r>
      <w:r w:rsidR="00C5723C">
        <w:t xml:space="preserve">: </w:t>
      </w:r>
      <w:r w:rsidR="00D21002">
        <w:t xml:space="preserve">the study of interactions between organisms and their </w:t>
      </w:r>
      <w:r w:rsidR="00EF1078">
        <w:t>physical</w:t>
      </w:r>
      <w:r w:rsidR="00D21002">
        <w:t xml:space="preserve"> environment</w:t>
      </w:r>
      <w:r w:rsidR="006C15E8">
        <w:t>.</w:t>
      </w:r>
    </w:p>
    <w:p w14:paraId="1CF790D3" w14:textId="3A01A39C" w:rsidR="00D21002" w:rsidRDefault="00D21002" w:rsidP="00AB6C4D">
      <w:pPr>
        <w:pStyle w:val="ListParagraph"/>
        <w:numPr>
          <w:ilvl w:val="0"/>
          <w:numId w:val="6"/>
        </w:numPr>
      </w:pPr>
      <w:r>
        <w:t>Biotic: related to living things</w:t>
      </w:r>
    </w:p>
    <w:p w14:paraId="0384F1E0" w14:textId="7DE7ED10" w:rsidR="00D21002" w:rsidRDefault="00D21002" w:rsidP="00AB6C4D">
      <w:pPr>
        <w:pStyle w:val="ListParagraph"/>
        <w:numPr>
          <w:ilvl w:val="0"/>
          <w:numId w:val="6"/>
        </w:numPr>
      </w:pPr>
      <w:r>
        <w:t>Abiotic: related to non-living things</w:t>
      </w:r>
    </w:p>
    <w:p w14:paraId="1C86DAE2" w14:textId="180659C9" w:rsidR="0000466C" w:rsidRDefault="0000466C" w:rsidP="00AB6C4D">
      <w:pPr>
        <w:pStyle w:val="ListParagraph"/>
        <w:numPr>
          <w:ilvl w:val="0"/>
          <w:numId w:val="6"/>
        </w:numPr>
      </w:pPr>
      <w:r>
        <w:t>Zoology</w:t>
      </w:r>
      <w:r w:rsidR="00C5723C">
        <w:t xml:space="preserve">: </w:t>
      </w:r>
      <w:r w:rsidR="00D21002">
        <w:t xml:space="preserve">the study of animal kingdom. </w:t>
      </w:r>
    </w:p>
    <w:p w14:paraId="17D4DEB7" w14:textId="12D6B08C" w:rsidR="0000466C" w:rsidRDefault="0000466C" w:rsidP="00AB6C4D">
      <w:pPr>
        <w:pStyle w:val="ListParagraph"/>
        <w:numPr>
          <w:ilvl w:val="0"/>
          <w:numId w:val="6"/>
        </w:numPr>
      </w:pPr>
      <w:r>
        <w:t>Evolution</w:t>
      </w:r>
      <w:r w:rsidR="00C5723C">
        <w:t xml:space="preserve">: </w:t>
      </w:r>
      <w:r w:rsidR="00D21002">
        <w:t>very simply, the change in characteristics of a species over multiple generations.</w:t>
      </w:r>
    </w:p>
    <w:p w14:paraId="000D6B9C" w14:textId="6BA97B10" w:rsidR="0000466C" w:rsidRDefault="0000466C" w:rsidP="00AB6C4D">
      <w:pPr>
        <w:pStyle w:val="ListParagraph"/>
        <w:numPr>
          <w:ilvl w:val="0"/>
          <w:numId w:val="6"/>
        </w:numPr>
      </w:pPr>
      <w:r>
        <w:t>Conservation</w:t>
      </w:r>
      <w:r w:rsidR="00C5723C">
        <w:t xml:space="preserve">: </w:t>
      </w:r>
      <w:r w:rsidR="00CB441F">
        <w:t>efficient use of resources</w:t>
      </w:r>
    </w:p>
    <w:p w14:paraId="77A3B624" w14:textId="4F137C31" w:rsidR="0000466C" w:rsidRDefault="0000466C" w:rsidP="00AB6C4D">
      <w:pPr>
        <w:pStyle w:val="ListParagraph"/>
        <w:numPr>
          <w:ilvl w:val="0"/>
          <w:numId w:val="6"/>
        </w:numPr>
      </w:pPr>
      <w:r>
        <w:t>Preservation</w:t>
      </w:r>
      <w:r w:rsidR="00C5723C">
        <w:t>:</w:t>
      </w:r>
      <w:r>
        <w:t xml:space="preserve"> </w:t>
      </w:r>
      <w:r w:rsidR="00CB441F">
        <w:t>maintaining resources in their original state</w:t>
      </w:r>
    </w:p>
    <w:p w14:paraId="28B3AE0B" w14:textId="1DB997C6" w:rsidR="0000466C" w:rsidRDefault="0000466C" w:rsidP="00AB6C4D">
      <w:pPr>
        <w:pStyle w:val="ListParagraph"/>
        <w:numPr>
          <w:ilvl w:val="0"/>
          <w:numId w:val="6"/>
        </w:numPr>
      </w:pPr>
      <w:r>
        <w:t>Climate change</w:t>
      </w:r>
      <w:r w:rsidR="00C5723C">
        <w:t xml:space="preserve">: </w:t>
      </w:r>
      <w:r w:rsidR="00CB441F">
        <w:t xml:space="preserve">Variations in climate patterns that, typically, last for longer than a decade. </w:t>
      </w:r>
    </w:p>
    <w:p w14:paraId="160A94DD" w14:textId="2BC72FF2" w:rsidR="0000466C" w:rsidRDefault="00CB441F" w:rsidP="00AB6C4D">
      <w:pPr>
        <w:pStyle w:val="ListParagraph"/>
        <w:numPr>
          <w:ilvl w:val="0"/>
          <w:numId w:val="6"/>
        </w:numPr>
      </w:pPr>
      <w:r>
        <w:t>Climate variability</w:t>
      </w:r>
      <w:r w:rsidR="00C5723C">
        <w:t xml:space="preserve">: </w:t>
      </w:r>
      <w:r>
        <w:t xml:space="preserve">variations in the characteristic of climate over shorter periods of time. </w:t>
      </w:r>
    </w:p>
    <w:p w14:paraId="0934427C" w14:textId="3B4D4F13" w:rsidR="00AB6C4D" w:rsidRDefault="00AB6C4D" w:rsidP="00AB6C4D">
      <w:pPr>
        <w:pStyle w:val="ListParagraph"/>
        <w:numPr>
          <w:ilvl w:val="0"/>
          <w:numId w:val="6"/>
        </w:numPr>
      </w:pPr>
      <w:r>
        <w:t>Diversity</w:t>
      </w:r>
      <w:r w:rsidR="00C5723C">
        <w:t xml:space="preserve">: </w:t>
      </w:r>
      <w:r w:rsidR="00EF1078">
        <w:t>variety; having different elements</w:t>
      </w:r>
      <w:r w:rsidR="00CB441F">
        <w:t xml:space="preserve"> </w:t>
      </w:r>
    </w:p>
    <w:p w14:paraId="35B39DCF" w14:textId="52350050" w:rsidR="00AB6C4D" w:rsidRDefault="00AB6C4D" w:rsidP="00AB6C4D">
      <w:pPr>
        <w:pStyle w:val="ListParagraph"/>
        <w:numPr>
          <w:ilvl w:val="0"/>
          <w:numId w:val="6"/>
        </w:numPr>
      </w:pPr>
      <w:r>
        <w:t>Ecosystems</w:t>
      </w:r>
      <w:r w:rsidR="00C5723C">
        <w:t xml:space="preserve">: </w:t>
      </w:r>
      <w:r w:rsidR="00EF1078">
        <w:t>a biological community of organisms that interact with each other and their physical environments</w:t>
      </w:r>
    </w:p>
    <w:p w14:paraId="55F9A259" w14:textId="51527197" w:rsidR="00AB6C4D" w:rsidRPr="00EF1078" w:rsidRDefault="00AB6C4D" w:rsidP="00AB6C4D">
      <w:pPr>
        <w:pStyle w:val="ListParagraph"/>
        <w:numPr>
          <w:ilvl w:val="0"/>
          <w:numId w:val="6"/>
        </w:numPr>
        <w:rPr>
          <w:highlight w:val="yellow"/>
        </w:rPr>
      </w:pPr>
      <w:r w:rsidRPr="00EF1078">
        <w:rPr>
          <w:highlight w:val="yellow"/>
        </w:rPr>
        <w:t>Speciation</w:t>
      </w:r>
      <w:r w:rsidR="00C5723C" w:rsidRPr="00EF1078">
        <w:rPr>
          <w:highlight w:val="yellow"/>
        </w:rPr>
        <w:t xml:space="preserve">: </w:t>
      </w:r>
      <w:r w:rsidR="00EF1078" w:rsidRPr="00EF1078">
        <w:rPr>
          <w:highlight w:val="yellow"/>
        </w:rPr>
        <w:t xml:space="preserve">the evolutionary process by which populations develop characteristics that form a distinct species. </w:t>
      </w:r>
    </w:p>
    <w:p w14:paraId="46016A06" w14:textId="128E92E5" w:rsidR="00AB6C4D" w:rsidRDefault="00AB6C4D" w:rsidP="00AB6C4D">
      <w:pPr>
        <w:pStyle w:val="ListParagraph"/>
        <w:numPr>
          <w:ilvl w:val="0"/>
          <w:numId w:val="6"/>
        </w:numPr>
      </w:pPr>
      <w:r>
        <w:t>Haploid</w:t>
      </w:r>
    </w:p>
    <w:p w14:paraId="02A60AB3" w14:textId="3482717B" w:rsidR="00AB6C4D" w:rsidRDefault="00AB6C4D" w:rsidP="00AB6C4D">
      <w:pPr>
        <w:pStyle w:val="ListParagraph"/>
        <w:numPr>
          <w:ilvl w:val="0"/>
          <w:numId w:val="6"/>
        </w:numPr>
      </w:pPr>
      <w:r>
        <w:t>Diploid</w:t>
      </w:r>
    </w:p>
    <w:p w14:paraId="0B4846B1" w14:textId="29DB454D" w:rsidR="00AB6C4D" w:rsidRDefault="00AB6C4D" w:rsidP="00AB6C4D">
      <w:pPr>
        <w:pStyle w:val="ListParagraph"/>
        <w:numPr>
          <w:ilvl w:val="0"/>
          <w:numId w:val="6"/>
        </w:numPr>
      </w:pPr>
      <w:r>
        <w:t>Adaptive radiation</w:t>
      </w:r>
    </w:p>
    <w:p w14:paraId="5BFE5A83" w14:textId="47139A67" w:rsidR="00AB6C4D" w:rsidRDefault="00AB6C4D" w:rsidP="00AB6C4D">
      <w:pPr>
        <w:pStyle w:val="ListParagraph"/>
        <w:numPr>
          <w:ilvl w:val="0"/>
          <w:numId w:val="6"/>
        </w:numPr>
      </w:pPr>
      <w:r>
        <w:t>Alpha diversity</w:t>
      </w:r>
    </w:p>
    <w:p w14:paraId="56173DA7" w14:textId="2D75031E" w:rsidR="00AB6C4D" w:rsidRDefault="00AB6C4D" w:rsidP="00AB6C4D">
      <w:pPr>
        <w:pStyle w:val="ListParagraph"/>
        <w:numPr>
          <w:ilvl w:val="0"/>
          <w:numId w:val="6"/>
        </w:numPr>
      </w:pPr>
      <w:r>
        <w:t>Taxonomy</w:t>
      </w:r>
    </w:p>
    <w:p w14:paraId="7D055F1A" w14:textId="69749954" w:rsidR="00AB6C4D" w:rsidRDefault="00AB6C4D" w:rsidP="00AB6C4D">
      <w:pPr>
        <w:pStyle w:val="ListParagraph"/>
        <w:numPr>
          <w:ilvl w:val="0"/>
          <w:numId w:val="6"/>
        </w:numPr>
      </w:pPr>
      <w:r>
        <w:t>Paleozoic era</w:t>
      </w:r>
    </w:p>
    <w:p w14:paraId="392B214E" w14:textId="63F32775" w:rsidR="00AB6C4D" w:rsidRDefault="00AB6C4D" w:rsidP="00AB6C4D">
      <w:pPr>
        <w:pStyle w:val="ListParagraph"/>
        <w:numPr>
          <w:ilvl w:val="0"/>
          <w:numId w:val="6"/>
        </w:numPr>
      </w:pPr>
      <w:r>
        <w:t>Cambrian period</w:t>
      </w:r>
    </w:p>
    <w:p w14:paraId="023DA540" w14:textId="35A8DBBD" w:rsidR="00AB6C4D" w:rsidRDefault="00AB6C4D" w:rsidP="00AB6C4D">
      <w:pPr>
        <w:pStyle w:val="ListParagraph"/>
        <w:numPr>
          <w:ilvl w:val="0"/>
          <w:numId w:val="6"/>
        </w:numPr>
      </w:pPr>
      <w:r>
        <w:t>Ordovician period</w:t>
      </w:r>
    </w:p>
    <w:p w14:paraId="2A02A6D2" w14:textId="4BCC95E8" w:rsidR="00AB6C4D" w:rsidRDefault="00AB6C4D" w:rsidP="00AB6C4D">
      <w:pPr>
        <w:pStyle w:val="ListParagraph"/>
        <w:numPr>
          <w:ilvl w:val="0"/>
          <w:numId w:val="6"/>
        </w:numPr>
      </w:pPr>
      <w:r>
        <w:t>Biodiversity</w:t>
      </w:r>
      <w:r w:rsidR="00C5723C">
        <w:t xml:space="preserve">: </w:t>
      </w:r>
      <w:r w:rsidR="00EF1078">
        <w:t xml:space="preserve">the variety and variability of life </w:t>
      </w:r>
      <w:proofErr w:type="gramStart"/>
      <w:r w:rsidR="00EF1078">
        <w:t>in a given</w:t>
      </w:r>
      <w:proofErr w:type="gramEnd"/>
      <w:r w:rsidR="00EF1078">
        <w:t xml:space="preserve"> area (habitat, ecosystem, world)</w:t>
      </w:r>
    </w:p>
    <w:p w14:paraId="6BE59AE2" w14:textId="00176350" w:rsidR="00AB6C4D" w:rsidRDefault="00B449E4" w:rsidP="00AB6C4D">
      <w:pPr>
        <w:pStyle w:val="ListParagraph"/>
        <w:numPr>
          <w:ilvl w:val="0"/>
          <w:numId w:val="6"/>
        </w:numPr>
      </w:pPr>
      <w:r>
        <w:t>Educational data mining</w:t>
      </w:r>
      <w:r w:rsidR="00C5723C">
        <w:t xml:space="preserve">: </w:t>
      </w:r>
    </w:p>
    <w:p w14:paraId="3DAE2ACC" w14:textId="14615833" w:rsidR="00B449E4" w:rsidRDefault="00B449E4" w:rsidP="00AB6C4D">
      <w:pPr>
        <w:pStyle w:val="ListParagraph"/>
        <w:numPr>
          <w:ilvl w:val="0"/>
          <w:numId w:val="6"/>
        </w:numPr>
      </w:pPr>
      <w:r>
        <w:t>Learning management systems</w:t>
      </w:r>
      <w:r w:rsidR="00C5723C">
        <w:t xml:space="preserve">: </w:t>
      </w:r>
    </w:p>
    <w:p w14:paraId="7D7DE9D5" w14:textId="1C4993C2" w:rsidR="00B449E4" w:rsidRDefault="00B449E4" w:rsidP="00AB6C4D">
      <w:pPr>
        <w:pStyle w:val="ListParagraph"/>
        <w:numPr>
          <w:ilvl w:val="0"/>
          <w:numId w:val="6"/>
        </w:numPr>
      </w:pPr>
      <w:r>
        <w:t>Learning analytics</w:t>
      </w:r>
      <w:r w:rsidR="00C5723C">
        <w:t xml:space="preserve">: </w:t>
      </w:r>
    </w:p>
    <w:p w14:paraId="4DB64CF3" w14:textId="4A3D623A" w:rsidR="00C5723C" w:rsidRDefault="00C5723C" w:rsidP="00AB6C4D">
      <w:pPr>
        <w:pStyle w:val="ListParagraph"/>
        <w:numPr>
          <w:ilvl w:val="0"/>
          <w:numId w:val="6"/>
        </w:numPr>
      </w:pPr>
      <w:r>
        <w:t xml:space="preserve">Learning environments: </w:t>
      </w:r>
    </w:p>
    <w:p w14:paraId="2FEE24C3" w14:textId="1C867F44" w:rsidR="00C5723C" w:rsidRDefault="00C5723C" w:rsidP="00AB6C4D">
      <w:pPr>
        <w:pStyle w:val="ListParagraph"/>
        <w:numPr>
          <w:ilvl w:val="0"/>
          <w:numId w:val="6"/>
        </w:numPr>
      </w:pPr>
      <w:r>
        <w:t xml:space="preserve">Technology: </w:t>
      </w:r>
    </w:p>
    <w:p w14:paraId="2E587F1E" w14:textId="3A279E3F" w:rsidR="00C5723C" w:rsidRDefault="00C5723C" w:rsidP="00C5723C">
      <w:pPr>
        <w:pStyle w:val="ListParagraph"/>
        <w:numPr>
          <w:ilvl w:val="0"/>
          <w:numId w:val="6"/>
        </w:numPr>
      </w:pPr>
      <w:r>
        <w:t xml:space="preserve">Student engagement: </w:t>
      </w:r>
    </w:p>
    <w:p w14:paraId="1CEEB573" w14:textId="4FCE805B" w:rsidR="00C5723C" w:rsidRDefault="00C5723C" w:rsidP="00C5723C">
      <w:pPr>
        <w:pStyle w:val="ListParagraph"/>
        <w:numPr>
          <w:ilvl w:val="0"/>
          <w:numId w:val="6"/>
        </w:numPr>
      </w:pPr>
      <w:r>
        <w:t xml:space="preserve">Learning: </w:t>
      </w:r>
    </w:p>
    <w:p w14:paraId="2D68139B" w14:textId="74F99BE7" w:rsidR="00C5723C" w:rsidRDefault="00C5723C" w:rsidP="00C5723C">
      <w:pPr>
        <w:pStyle w:val="ListParagraph"/>
        <w:numPr>
          <w:ilvl w:val="0"/>
          <w:numId w:val="6"/>
        </w:numPr>
      </w:pPr>
      <w:r>
        <w:t xml:space="preserve">Teaching: </w:t>
      </w:r>
    </w:p>
    <w:p w14:paraId="05E38CB3" w14:textId="6CEBE107" w:rsidR="00C5723C" w:rsidRDefault="00C5723C" w:rsidP="00C5723C"/>
    <w:p w14:paraId="3024B1C5" w14:textId="0AC49F85" w:rsidR="00A30E16" w:rsidRDefault="00A30E16">
      <w:r>
        <w:br w:type="page"/>
      </w:r>
    </w:p>
    <w:p w14:paraId="1205BE1F" w14:textId="7A6C1391" w:rsidR="00522D31" w:rsidRDefault="00522D31" w:rsidP="00522D31">
      <w:pPr>
        <w:rPr>
          <w:ins w:id="188" w:author="Owner" w:date="2020-08-10T10:17:00Z"/>
        </w:rPr>
      </w:pPr>
      <w:ins w:id="189" w:author="Owner" w:date="2020-08-10T10:17:00Z">
        <w:r>
          <w:lastRenderedPageBreak/>
          <w:t xml:space="preserve">When I was fifteen, I fell in love with a book– “On the Origin of Species by Means of Natural Selection” by Charles Darwin. Since then, biology, more specifically, ‘ecology and evolution’ has been a passion. More recently, while pursuing a Master of Science degree (why I spent years </w:t>
        </w:r>
      </w:ins>
      <w:ins w:id="190" w:author="Owner" w:date="2020-08-10T10:18:00Z">
        <w:r>
          <w:t>chasing after</w:t>
        </w:r>
      </w:ins>
      <w:ins w:id="191" w:author="Owner" w:date="2020-08-10T10:17:00Z">
        <w:r>
          <w:t xml:space="preserve"> bighorn sheep) at the University of Calgary, I worked as a Teaching Assistant (TA). This ignited a second passion–teaching and learning. Now, I aim to merge the</w:t>
        </w:r>
      </w:ins>
      <w:ins w:id="192" w:author="Owner" w:date="2020-08-10T10:18:00Z">
        <w:r>
          <w:t>se</w:t>
        </w:r>
      </w:ins>
      <w:ins w:id="193" w:author="Owner" w:date="2020-08-10T10:17:00Z">
        <w:r>
          <w:t xml:space="preserve"> two passions together by working as a Tutor in Biology and Academic Writing for university students.</w:t>
        </w:r>
      </w:ins>
    </w:p>
    <w:p w14:paraId="015B6749" w14:textId="43FAD3A1" w:rsidR="00522D31" w:rsidRDefault="00522D31" w:rsidP="00522D31">
      <w:pPr>
        <w:rPr>
          <w:ins w:id="194" w:author="Owner" w:date="2020-08-10T10:17:00Z"/>
        </w:rPr>
      </w:pPr>
      <w:ins w:id="195" w:author="Owner" w:date="2020-08-10T10:17:00Z">
        <w:r>
          <w:t>Working as a TA (and</w:t>
        </w:r>
      </w:ins>
      <w:ins w:id="196" w:author="Owner" w:date="2020-08-10T10:18:00Z">
        <w:r>
          <w:t>, currently,</w:t>
        </w:r>
      </w:ins>
      <w:ins w:id="197" w:author="Owner" w:date="2020-08-10T10:17:00Z">
        <w:r>
          <w:t xml:space="preserve"> as a Writing Tutor) I give students feedback on their assignments and writing. This feedback helps improve their critical thinking and </w:t>
        </w:r>
      </w:ins>
      <w:ins w:id="198" w:author="Owner" w:date="2020-08-10T10:23:00Z">
        <w:r w:rsidR="005530D0">
          <w:t>writing</w:t>
        </w:r>
      </w:ins>
      <w:ins w:id="199" w:author="Owner" w:date="2020-08-10T10:17:00Z">
        <w:r>
          <w:t>. I know that most students are keen to improve because I have worked with them. Each semester, I kept track of student grades</w:t>
        </w:r>
        <w:r w:rsidDel="006922BD">
          <w:t xml:space="preserve"> </w:t>
        </w:r>
        <w:r>
          <w:t>… an</w:t>
        </w:r>
      </w:ins>
      <w:ins w:id="200" w:author="Owner" w:date="2020-08-10T10:19:00Z">
        <w:r>
          <w:t>d</w:t>
        </w:r>
      </w:ins>
      <w:ins w:id="201" w:author="Owner" w:date="2020-08-10T10:20:00Z">
        <w:r>
          <w:t xml:space="preserve"> by the end of the semester,</w:t>
        </w:r>
      </w:ins>
      <w:ins w:id="202" w:author="Owner" w:date="2020-08-10T10:17:00Z">
        <w:r>
          <w:t xml:space="preserve"> student assignment</w:t>
        </w:r>
      </w:ins>
      <w:ins w:id="203" w:author="Owner" w:date="2020-08-10T10:24:00Z">
        <w:r w:rsidR="005530D0">
          <w:t xml:space="preserve"> quality</w:t>
        </w:r>
      </w:ins>
      <w:ins w:id="204" w:author="Owner" w:date="2020-08-10T10:17:00Z">
        <w:r>
          <w:t xml:space="preserve"> improved</w:t>
        </w:r>
      </w:ins>
      <w:ins w:id="205" w:author="Owner" w:date="2020-08-10T10:20:00Z">
        <w:r>
          <w:t>, on average,</w:t>
        </w:r>
      </w:ins>
      <w:ins w:id="206" w:author="Owner" w:date="2020-08-10T10:17:00Z">
        <w:r>
          <w:t xml:space="preserve"> by 15-25%! </w:t>
        </w:r>
      </w:ins>
      <w:ins w:id="207" w:author="Owner" w:date="2020-08-10T10:24:00Z">
        <w:r w:rsidR="005530D0">
          <w:t>The</w:t>
        </w:r>
      </w:ins>
      <w:ins w:id="208" w:author="Owner" w:date="2020-08-10T10:25:00Z">
        <w:r w:rsidR="005530D0">
          <w:t>ir assignments</w:t>
        </w:r>
      </w:ins>
      <w:ins w:id="209" w:author="Owner" w:date="2020-08-10T10:24:00Z">
        <w:r w:rsidR="005530D0">
          <w:t xml:space="preserve"> improved by, at least, </w:t>
        </w:r>
      </w:ins>
      <w:ins w:id="210" w:author="Owner" w:date="2020-08-10T10:17:00Z">
        <w:r>
          <w:t xml:space="preserve">an entire letter-grade! Just based on my feedback and their hard work! </w:t>
        </w:r>
      </w:ins>
    </w:p>
    <w:p w14:paraId="2A961298" w14:textId="4FD9FAE4" w:rsidR="00522D31" w:rsidRDefault="00522D31" w:rsidP="00522D31">
      <w:pPr>
        <w:rPr>
          <w:ins w:id="211" w:author="Owner" w:date="2020-08-10T10:17:00Z"/>
        </w:rPr>
      </w:pPr>
      <w:proofErr w:type="gramStart"/>
      <w:ins w:id="212" w:author="Owner" w:date="2020-08-10T10:17:00Z">
        <w:r>
          <w:t>This is why</w:t>
        </w:r>
        <w:proofErr w:type="gramEnd"/>
        <w:r>
          <w:t xml:space="preserve"> I enjoy teaching – it’s not just about me, it’s not just about you. It’s about the both of us, working collaboratively </w:t>
        </w:r>
      </w:ins>
      <w:ins w:id="213" w:author="Owner" w:date="2020-08-10T10:26:00Z">
        <w:r w:rsidR="005530D0">
          <w:t xml:space="preserve">for </w:t>
        </w:r>
      </w:ins>
      <w:ins w:id="214" w:author="Owner" w:date="2020-08-10T10:17:00Z">
        <w:r>
          <w:t xml:space="preserve">your success. </w:t>
        </w:r>
      </w:ins>
    </w:p>
    <w:p w14:paraId="6F064C9D" w14:textId="0FD18D57" w:rsidR="0000466C" w:rsidRDefault="00522D31" w:rsidP="00522D31">
      <w:ins w:id="215" w:author="Owner" w:date="2020-08-10T10:17:00Z">
        <w:r>
          <w:t xml:space="preserve">It’s the same reason, I enjoy reviewing and editing documents for </w:t>
        </w:r>
      </w:ins>
      <w:ins w:id="216" w:author="Owner" w:date="2020-08-10T10:21:00Z">
        <w:r>
          <w:t>others</w:t>
        </w:r>
      </w:ins>
      <w:ins w:id="217" w:author="Owner" w:date="2020-08-10T10:17:00Z">
        <w:r>
          <w:t xml:space="preserve"> </w:t>
        </w:r>
      </w:ins>
      <w:ins w:id="218" w:author="Owner" w:date="2020-08-10T10:21:00Z">
        <w:r>
          <w:t>(</w:t>
        </w:r>
      </w:ins>
      <w:ins w:id="219" w:author="Owner" w:date="2020-08-10T10:17:00Z">
        <w:r>
          <w:t>peers and colleagues</w:t>
        </w:r>
      </w:ins>
      <w:ins w:id="220" w:author="Owner" w:date="2020-08-10T10:21:00Z">
        <w:r>
          <w:t>)</w:t>
        </w:r>
      </w:ins>
      <w:ins w:id="221" w:author="Owner" w:date="2020-08-10T10:17:00Z">
        <w:r>
          <w:t xml:space="preserve">. I enjoy working behind the scenes to help other people succeed. This means my success </w:t>
        </w:r>
      </w:ins>
      <w:ins w:id="222" w:author="Owner" w:date="2020-08-10T10:26:00Z">
        <w:r w:rsidR="005530D0">
          <w:t>depends</w:t>
        </w:r>
      </w:ins>
      <w:ins w:id="223" w:author="Owner" w:date="2020-08-10T10:17:00Z">
        <w:r>
          <w:t xml:space="preserve"> on your success. If you want to work collaboratively, I’d love to hear from you! :D</w:t>
        </w:r>
      </w:ins>
    </w:p>
    <w:p w14:paraId="7527F6C1" w14:textId="19323424" w:rsidR="00A30E16" w:rsidRDefault="00A30E16" w:rsidP="00522D31"/>
    <w:p w14:paraId="3606FD74" w14:textId="7B4EF042" w:rsidR="00A30E16" w:rsidRDefault="00A30E16" w:rsidP="00522D31">
      <w:r>
        <w:t xml:space="preserve">Personal stories: </w:t>
      </w:r>
    </w:p>
    <w:p w14:paraId="1E640199" w14:textId="37A4FEB4" w:rsidR="005B4DC0" w:rsidRDefault="005B4DC0" w:rsidP="00522D31">
      <w:del w:id="224" w:author="Owner" w:date="2020-08-31T20:11:00Z">
        <w:r w:rsidDel="007B0EA4">
          <w:delText>Aim</w:delText>
        </w:r>
      </w:del>
      <w:ins w:id="225" w:author="Owner" w:date="2020-08-31T20:11:00Z">
        <w:r w:rsidR="007B0EA4">
          <w:t xml:space="preserve">1st post: background and aim: </w:t>
        </w:r>
      </w:ins>
      <w:ins w:id="226" w:author="Owner" w:date="2020-09-04T15:28:00Z">
        <w:r w:rsidR="004A3E4D">
          <w:t>Tags: Personal ruminations; Ecology and Evolution; Higher Education</w:t>
        </w:r>
      </w:ins>
    </w:p>
    <w:p w14:paraId="243545F2" w14:textId="77EA7308" w:rsidR="005B4DC0" w:rsidRDefault="005B4DC0" w:rsidP="00522D31">
      <w:del w:id="227" w:author="Owner" w:date="2020-08-31T20:12:00Z">
        <w:r w:rsidDel="007B0EA4">
          <w:delText>Hi, w</w:delText>
        </w:r>
      </w:del>
      <w:ins w:id="228" w:author="Owner" w:date="2020-08-31T20:12:00Z">
        <w:r w:rsidR="007B0EA4">
          <w:t>W</w:t>
        </w:r>
      </w:ins>
      <w:r>
        <w:t>elcome</w:t>
      </w:r>
      <w:r w:rsidR="00653E12">
        <w:t>!</w:t>
      </w:r>
      <w:r w:rsidR="00C440C6">
        <w:t xml:space="preserve"> This post </w:t>
      </w:r>
      <w:del w:id="229" w:author="Owner" w:date="2020-08-31T20:23:00Z">
        <w:r w:rsidR="00653E12" w:rsidDel="00FE0690">
          <w:delText xml:space="preserve">elaborates on my motivations and </w:delText>
        </w:r>
      </w:del>
      <w:r w:rsidR="00C440C6">
        <w:t>provides</w:t>
      </w:r>
      <w:ins w:id="230" w:author="Owner" w:date="2020-08-31T20:12:00Z">
        <w:r w:rsidR="007B0EA4">
          <w:t xml:space="preserve"> some</w:t>
        </w:r>
      </w:ins>
      <w:r w:rsidR="00C440C6">
        <w:t xml:space="preserve"> background information</w:t>
      </w:r>
      <w:del w:id="231" w:author="Owner" w:date="2020-08-31T20:12:00Z">
        <w:r w:rsidR="00C440C6" w:rsidDel="007B0EA4">
          <w:delText xml:space="preserve"> </w:delText>
        </w:r>
      </w:del>
      <w:ins w:id="232" w:author="Owner" w:date="2020-08-31T20:23:00Z">
        <w:r w:rsidR="00FE0690">
          <w:t xml:space="preserve"> and elaborates on my motivations</w:t>
        </w:r>
        <w:r w:rsidR="00FE0690" w:rsidDel="007B0EA4">
          <w:t xml:space="preserve"> </w:t>
        </w:r>
      </w:ins>
      <w:del w:id="233" w:author="Owner" w:date="2020-08-31T20:12:00Z">
        <w:r w:rsidR="00C440C6" w:rsidDel="007B0EA4">
          <w:delText>about each of the three sections</w:delText>
        </w:r>
      </w:del>
      <w:r w:rsidR="00C440C6">
        <w:t xml:space="preserve">. As you could see </w:t>
      </w:r>
      <w:del w:id="234" w:author="Owner" w:date="2020-08-31T20:12:00Z">
        <w:r w:rsidR="00C440C6" w:rsidDel="007B0EA4">
          <w:delText>i</w:delText>
        </w:r>
      </w:del>
      <w:ins w:id="235" w:author="Owner" w:date="2020-08-31T20:12:00Z">
        <w:r w:rsidR="007B0EA4">
          <w:t>under</w:t>
        </w:r>
      </w:ins>
      <w:del w:id="236" w:author="Owner" w:date="2020-08-31T20:12:00Z">
        <w:r w:rsidR="00C440C6" w:rsidDel="007B0EA4">
          <w:delText>n</w:delText>
        </w:r>
      </w:del>
      <w:r w:rsidR="00C440C6">
        <w:t xml:space="preserve"> the ‘</w:t>
      </w:r>
      <w:r>
        <w:t>musings</w:t>
      </w:r>
      <w:r w:rsidR="00C440C6">
        <w:t>’</w:t>
      </w:r>
      <w:r>
        <w:t xml:space="preserve"> </w:t>
      </w:r>
      <w:del w:id="237" w:author="Owner" w:date="2020-08-31T20:12:00Z">
        <w:r w:rsidR="00C440C6" w:rsidDel="007B0EA4">
          <w:delText xml:space="preserve">title </w:delText>
        </w:r>
      </w:del>
      <w:r w:rsidR="00C440C6">
        <w:t xml:space="preserve">header on the main page, this </w:t>
      </w:r>
      <w:del w:id="238" w:author="Owner" w:date="2020-08-31T20:13:00Z">
        <w:r w:rsidR="00C440C6" w:rsidDel="007B0EA4">
          <w:delText xml:space="preserve">section </w:delText>
        </w:r>
      </w:del>
      <w:ins w:id="239" w:author="Owner" w:date="2020-08-31T20:13:00Z">
        <w:r w:rsidR="007B0EA4">
          <w:t xml:space="preserve">blog </w:t>
        </w:r>
      </w:ins>
      <w:r>
        <w:t>is divided</w:t>
      </w:r>
      <w:ins w:id="240" w:author="Owner" w:date="2020-09-03T15:41:00Z">
        <w:r w:rsidR="0021555F">
          <w:t xml:space="preserve"> (or, will be when I add more posts to it)</w:t>
        </w:r>
      </w:ins>
      <w:r>
        <w:t xml:space="preserve"> into three categories—</w:t>
      </w:r>
      <w:r w:rsidR="00C440C6">
        <w:t xml:space="preserve">ecology and evolution, </w:t>
      </w:r>
      <w:r w:rsidR="009C1844">
        <w:t>h</w:t>
      </w:r>
      <w:r w:rsidR="00C440C6">
        <w:t>igher education and personal ruminations</w:t>
      </w:r>
      <w:r>
        <w:t xml:space="preserve">. </w:t>
      </w:r>
    </w:p>
    <w:p w14:paraId="3424279A" w14:textId="37530133" w:rsidR="00EF1C89" w:rsidRDefault="009C1844" w:rsidP="00522D31">
      <w:r>
        <w:t xml:space="preserve">Each new piece of writing </w:t>
      </w:r>
      <w:r w:rsidR="0058659B">
        <w:t>(</w:t>
      </w:r>
      <w:del w:id="241" w:author="Owner" w:date="2020-09-03T15:42:00Z">
        <w:r w:rsidR="0058659B" w:rsidDel="0021555F">
          <w:delText>article</w:delText>
        </w:r>
      </w:del>
      <w:ins w:id="242" w:author="Owner" w:date="2020-09-03T15:42:00Z">
        <w:r w:rsidR="0021555F">
          <w:t>post</w:t>
        </w:r>
      </w:ins>
      <w:r w:rsidR="0058659B">
        <w:t xml:space="preserve">) </w:t>
      </w:r>
      <w:r>
        <w:t>that I upload will fall under</w:t>
      </w:r>
      <w:r w:rsidR="00143AF4">
        <w:t>,</w:t>
      </w:r>
      <w:r>
        <w:t xml:space="preserve"> at least</w:t>
      </w:r>
      <w:r w:rsidR="00143AF4">
        <w:t>,</w:t>
      </w:r>
      <w:r>
        <w:t xml:space="preserve"> one of these</w:t>
      </w:r>
      <w:ins w:id="243" w:author="Owner" w:date="2020-08-31T20:13:00Z">
        <w:r w:rsidR="007B0EA4">
          <w:t xml:space="preserve"> three</w:t>
        </w:r>
      </w:ins>
      <w:r>
        <w:t xml:space="preserve"> categories. For example, I am a recent </w:t>
      </w:r>
      <w:r w:rsidR="0058659B">
        <w:t xml:space="preserve">MSc </w:t>
      </w:r>
      <w:r>
        <w:t xml:space="preserve">graduate specializing in Ecology. When I talk about my research, it may fall under ‘ecology and evolution’ and ‘personal ruminations’. </w:t>
      </w:r>
      <w:del w:id="244" w:author="Owner" w:date="2020-08-31T20:13:00Z">
        <w:r w:rsidDel="007B0EA4">
          <w:delText xml:space="preserve">Furthermore, </w:delText>
        </w:r>
      </w:del>
      <w:ins w:id="245" w:author="Owner" w:date="2020-08-31T20:14:00Z">
        <w:r w:rsidR="007B0EA4">
          <w:t>In</w:t>
        </w:r>
      </w:ins>
      <w:ins w:id="246" w:author="Owner" w:date="2020-08-31T20:13:00Z">
        <w:r w:rsidR="007B0EA4">
          <w:t xml:space="preserve"> gradu</w:t>
        </w:r>
      </w:ins>
      <w:ins w:id="247" w:author="Owner" w:date="2020-08-31T20:14:00Z">
        <w:r w:rsidR="007B0EA4">
          <w:t>a</w:t>
        </w:r>
      </w:ins>
      <w:ins w:id="248" w:author="Owner" w:date="2020-08-31T20:13:00Z">
        <w:r w:rsidR="007B0EA4">
          <w:t>te s</w:t>
        </w:r>
      </w:ins>
      <w:ins w:id="249" w:author="Owner" w:date="2020-08-31T20:14:00Z">
        <w:r w:rsidR="007B0EA4">
          <w:t xml:space="preserve">chool, </w:t>
        </w:r>
      </w:ins>
      <w:r>
        <w:t xml:space="preserve">I also worked as a teaching assistant and so, if I reflect on my experiences as a TA, the article may fall under ‘higher education’ and ‘personal ruminations’. </w:t>
      </w:r>
      <w:r w:rsidR="00EF1C89">
        <w:t>But, if I post an article about my experiences</w:t>
      </w:r>
      <w:ins w:id="250" w:author="Owner" w:date="2020-09-03T15:43:00Z">
        <w:r w:rsidR="0021555F">
          <w:t xml:space="preserve"> living</w:t>
        </w:r>
      </w:ins>
      <w:r w:rsidR="00EF1C89">
        <w:t xml:space="preserve"> in</w:t>
      </w:r>
      <w:r w:rsidR="00143AF4">
        <w:t xml:space="preserve"> Nepal, </w:t>
      </w:r>
      <w:r w:rsidR="00EF1C89">
        <w:t xml:space="preserve">Thailand, </w:t>
      </w:r>
      <w:del w:id="251" w:author="Owner" w:date="2020-09-03T15:42:00Z">
        <w:r w:rsidR="00EF1C89" w:rsidDel="0021555F">
          <w:delText xml:space="preserve">Switzerland, </w:delText>
        </w:r>
      </w:del>
      <w:r w:rsidR="00EF1C89">
        <w:t>Canada</w:t>
      </w:r>
      <w:del w:id="252" w:author="Owner" w:date="2020-08-31T20:14:00Z">
        <w:r w:rsidR="00EF1C89" w:rsidDel="00F04B38">
          <w:delText>, then,</w:delText>
        </w:r>
      </w:del>
      <w:ins w:id="253" w:author="Owner" w:date="2020-08-31T20:14:00Z">
        <w:r w:rsidR="00F04B38">
          <w:t xml:space="preserve"> or any of the other countries that I’ve lived in or visited, then, those</w:t>
        </w:r>
      </w:ins>
      <w:del w:id="254" w:author="Owner" w:date="2020-08-31T20:14:00Z">
        <w:r w:rsidR="00EF1C89" w:rsidDel="00F04B38">
          <w:delText xml:space="preserve"> well, </w:delText>
        </w:r>
        <w:r w:rsidR="00143AF4" w:rsidDel="00F04B38">
          <w:delText>that</w:delText>
        </w:r>
      </w:del>
      <w:r w:rsidR="00143AF4">
        <w:t xml:space="preserve"> will be </w:t>
      </w:r>
      <w:r w:rsidR="00EF1C89">
        <w:t>personal and</w:t>
      </w:r>
      <w:r w:rsidR="0058659B">
        <w:t xml:space="preserve"> </w:t>
      </w:r>
      <w:r w:rsidR="00EF1C89">
        <w:t xml:space="preserve">fall under ‘personal ruminations’. </w:t>
      </w:r>
    </w:p>
    <w:p w14:paraId="230E01E4" w14:textId="389750B7" w:rsidR="00EF1C89" w:rsidDel="00F04B38" w:rsidRDefault="00143AF4" w:rsidP="00F04B38">
      <w:pPr>
        <w:rPr>
          <w:del w:id="255" w:author="Owner" w:date="2020-08-31T20:16:00Z"/>
        </w:rPr>
      </w:pPr>
      <w:del w:id="256" w:author="Owner" w:date="2020-08-31T20:16:00Z">
        <w:r w:rsidDel="00F04B38">
          <w:delText xml:space="preserve">Ok, </w:delText>
        </w:r>
        <w:r w:rsidR="0058659B" w:rsidDel="00F04B38">
          <w:delText xml:space="preserve">but </w:delText>
        </w:r>
        <w:r w:rsidR="00EF1C89" w:rsidDel="00F04B38">
          <w:delText xml:space="preserve">what sort of articles will I be writing in each of these categories and what will my tone be? </w:delText>
        </w:r>
        <w:r w:rsidR="0058659B" w:rsidDel="00F04B38">
          <w:delText xml:space="preserve">Good question, Idhi! </w:delText>
        </w:r>
        <w:r w:rsidR="0058659B" w:rsidDel="00F04B38">
          <w:rPr>
            <mc:AlternateContent>
              <mc:Choice Requires="w16se"/>
              <mc:Fallback>
                <w:rFonts w:ascii="Segoe UI Emoji" w:eastAsia="Segoe UI Emoji" w:hAnsi="Segoe UI Emoji" w:cs="Segoe UI Emoji"/>
              </mc:Fallback>
            </mc:AlternateContent>
          </w:rPr>
          <mc:AlternateContent>
            <mc:Choice Requires="w16se">
              <w16se:symEx w16se:font="Segoe UI Emoji" w16se:char="1F609"/>
            </mc:Choice>
            <mc:Fallback>
              <w:delText>😉</w:delText>
            </mc:Fallback>
          </mc:AlternateContent>
        </w:r>
        <w:r w:rsidR="0058659B" w:rsidDel="00F04B38">
          <w:delText xml:space="preserve"> </w:delText>
        </w:r>
      </w:del>
    </w:p>
    <w:p w14:paraId="5AFE3020" w14:textId="65C0523D" w:rsidR="00EF1C89" w:rsidRDefault="00D2540F" w:rsidP="00F04B38">
      <w:del w:id="257" w:author="Owner" w:date="2020-08-31T20:17:00Z">
        <w:r w:rsidDel="00F04B38">
          <w:delText xml:space="preserve">For both, ecology and evolution, and higher education, </w:delText>
        </w:r>
      </w:del>
      <w:ins w:id="258" w:author="Owner" w:date="2020-09-03T15:43:00Z">
        <w:r w:rsidR="0021555F">
          <w:t xml:space="preserve">For the ‘ecology and evolution’ and ‘higher education’ </w:t>
        </w:r>
      </w:ins>
      <w:ins w:id="259" w:author="Owner" w:date="2020-09-03T15:44:00Z">
        <w:r w:rsidR="00496B14">
          <w:t xml:space="preserve">categories, </w:t>
        </w:r>
      </w:ins>
      <w:r w:rsidR="00FC49F3">
        <w:t xml:space="preserve">I will </w:t>
      </w:r>
      <w:r>
        <w:t>summarise a</w:t>
      </w:r>
      <w:del w:id="260" w:author="Owner" w:date="2020-09-03T15:44:00Z">
        <w:r w:rsidDel="00496B14">
          <w:delText>n</w:delText>
        </w:r>
      </w:del>
      <w:r>
        <w:t xml:space="preserve"> </w:t>
      </w:r>
      <w:ins w:id="261" w:author="Owner" w:date="2020-09-03T15:44:00Z">
        <w:r w:rsidR="00496B14">
          <w:t xml:space="preserve">journal </w:t>
        </w:r>
      </w:ins>
      <w:r>
        <w:t xml:space="preserve">article and reflect on </w:t>
      </w:r>
      <w:r w:rsidR="00FC49F3">
        <w:t>it</w:t>
      </w:r>
      <w:r>
        <w:t xml:space="preserve">. </w:t>
      </w:r>
      <w:del w:id="262" w:author="Owner" w:date="2020-08-31T20:17:00Z">
        <w:r w:rsidR="00FC49F3" w:rsidDel="00F04B38">
          <w:delText xml:space="preserve">My </w:delText>
        </w:r>
        <w:r w:rsidDel="00F04B38">
          <w:delText xml:space="preserve">aim is to be scientific and academic. As a result, </w:delText>
        </w:r>
      </w:del>
      <w:r>
        <w:t>I will</w:t>
      </w:r>
      <w:ins w:id="263" w:author="Owner" w:date="2020-08-31T20:17:00Z">
        <w:r w:rsidR="00F04B38">
          <w:t xml:space="preserve"> be</w:t>
        </w:r>
      </w:ins>
      <w:r>
        <w:t xml:space="preserve"> us</w:t>
      </w:r>
      <w:del w:id="264" w:author="Owner" w:date="2020-08-31T20:18:00Z">
        <w:r w:rsidDel="00F04B38">
          <w:delText>e</w:delText>
        </w:r>
      </w:del>
      <w:ins w:id="265" w:author="Owner" w:date="2020-08-31T20:18:00Z">
        <w:r w:rsidR="00F04B38">
          <w:t>ing</w:t>
        </w:r>
      </w:ins>
      <w:r>
        <w:t xml:space="preserve"> a formal and professional tone in these articles. </w:t>
      </w:r>
      <w:del w:id="266" w:author="Owner" w:date="2020-08-31T20:18:00Z">
        <w:r w:rsidR="00726CA7" w:rsidDel="00F04B38">
          <w:delText>However, be warned that m</w:delText>
        </w:r>
      </w:del>
      <w:del w:id="267" w:author="Owner" w:date="2020-09-03T15:44:00Z">
        <w:r w:rsidR="00726CA7" w:rsidDel="00496B14">
          <w:delText xml:space="preserve">y area of interest, </w:delText>
        </w:r>
      </w:del>
      <w:del w:id="268" w:author="Owner" w:date="2020-08-31T20:18:00Z">
        <w:r w:rsidR="00726CA7" w:rsidDel="00F04B38">
          <w:delText xml:space="preserve">specifically </w:delText>
        </w:r>
      </w:del>
      <w:del w:id="269" w:author="Owner" w:date="2020-09-03T15:44:00Z">
        <w:r w:rsidR="00726CA7" w:rsidDel="00496B14">
          <w:delText xml:space="preserve">within ‘ecology and evolution’ is animal behavior, so most articles will probably be about that, rather than, </w:delText>
        </w:r>
      </w:del>
      <w:del w:id="270" w:author="Owner" w:date="2020-08-31T20:18:00Z">
        <w:r w:rsidR="00726CA7" w:rsidDel="00F04B38">
          <w:delText xml:space="preserve">a </w:delText>
        </w:r>
      </w:del>
      <w:del w:id="271" w:author="Owner" w:date="2020-09-03T15:44:00Z">
        <w:r w:rsidR="00726CA7" w:rsidDel="00496B14">
          <w:delText>much more fashionable topic of climate change</w:delText>
        </w:r>
        <w:r w:rsidR="00A26E6B" w:rsidDel="00496B14">
          <w:delText xml:space="preserve"> (I have to actively stop myself from going on a rant about this)</w:delText>
        </w:r>
        <w:r w:rsidR="00726CA7" w:rsidDel="00496B14">
          <w:delText>.</w:delText>
        </w:r>
      </w:del>
      <w:del w:id="272" w:author="Owner" w:date="2020-08-31T20:18:00Z">
        <w:r w:rsidR="00726CA7" w:rsidDel="00F04B38">
          <w:delText xml:space="preserve"> </w:delText>
        </w:r>
      </w:del>
      <w:del w:id="273" w:author="Owner" w:date="2020-08-31T20:20:00Z">
        <w:r w:rsidR="00726CA7" w:rsidDel="00FE0690">
          <w:delText xml:space="preserve"> </w:delText>
        </w:r>
      </w:del>
    </w:p>
    <w:p w14:paraId="153D7A42" w14:textId="30661D88" w:rsidR="005B4DC0" w:rsidRDefault="00D2540F" w:rsidP="00522D31">
      <w:del w:id="274" w:author="Owner" w:date="2020-08-31T20:20:00Z">
        <w:r w:rsidDel="00FE0690">
          <w:lastRenderedPageBreak/>
          <w:delText>For a</w:delText>
        </w:r>
      </w:del>
      <w:ins w:id="275" w:author="Owner" w:date="2020-09-03T15:44:00Z">
        <w:r w:rsidR="00496B14">
          <w:t>Posts</w:t>
        </w:r>
      </w:ins>
      <w:del w:id="276" w:author="Owner" w:date="2020-09-03T15:44:00Z">
        <w:r w:rsidDel="00496B14">
          <w:delText>rticles</w:delText>
        </w:r>
      </w:del>
      <w:r>
        <w:t xml:space="preserve"> under ‘personal ruminations’</w:t>
      </w:r>
      <w:ins w:id="277" w:author="Owner" w:date="2020-08-31T20:20:00Z">
        <w:r w:rsidR="00FE0690">
          <w:t xml:space="preserve"> will be reflections</w:t>
        </w:r>
      </w:ins>
      <w:ins w:id="278" w:author="Owner" w:date="2020-08-31T20:21:00Z">
        <w:r w:rsidR="00FE0690">
          <w:t xml:space="preserve"> on my experiences</w:t>
        </w:r>
      </w:ins>
      <w:del w:id="279" w:author="Owner" w:date="2020-08-31T20:21:00Z">
        <w:r w:rsidDel="00FE0690">
          <w:delText>, my aim is to share my experiences</w:delText>
        </w:r>
        <w:r w:rsidR="0058659B" w:rsidDel="00FE0690">
          <w:delText xml:space="preserve"> </w:delText>
        </w:r>
        <w:r w:rsidDel="00FE0690">
          <w:delText>and reflect on it</w:delText>
        </w:r>
      </w:del>
      <w:r>
        <w:t xml:space="preserve">. </w:t>
      </w:r>
      <w:r w:rsidR="00FC49F3">
        <w:t xml:space="preserve">These articles will be more </w:t>
      </w:r>
      <w:r w:rsidR="00E16FB6">
        <w:t>friendly</w:t>
      </w:r>
      <w:r w:rsidR="00726CA7">
        <w:t>, and</w:t>
      </w:r>
      <w:r w:rsidR="00FC49F3">
        <w:t xml:space="preserve"> so I will use a casual tone</w:t>
      </w:r>
      <w:r w:rsidR="00E16FB6">
        <w:t>. I don’t know whether I will</w:t>
      </w:r>
      <w:r w:rsidR="00FC49F3">
        <w:t xml:space="preserve"> be consistent in</w:t>
      </w:r>
      <w:r w:rsidR="00E16FB6">
        <w:t xml:space="preserve"> writ</w:t>
      </w:r>
      <w:r w:rsidR="00FC49F3">
        <w:t>ing</w:t>
      </w:r>
      <w:r w:rsidR="00E16FB6">
        <w:t xml:space="preserve"> about and shar</w:t>
      </w:r>
      <w:r w:rsidR="00FC49F3">
        <w:t>ing</w:t>
      </w:r>
      <w:r w:rsidR="00E16FB6">
        <w:t xml:space="preserve"> my experiences. I don’t think it</w:t>
      </w:r>
      <w:ins w:id="280" w:author="Owner" w:date="2020-08-31T20:21:00Z">
        <w:r w:rsidR="00FE0690">
          <w:t xml:space="preserve"> is the</w:t>
        </w:r>
      </w:ins>
      <w:del w:id="281" w:author="Owner" w:date="2020-08-31T20:22:00Z">
        <w:r w:rsidR="00E16FB6" w:rsidDel="00FE0690">
          <w:delText xml:space="preserve"> would be the</w:delText>
        </w:r>
      </w:del>
      <w:r w:rsidR="00E16FB6">
        <w:t xml:space="preserve"> most fascinating thing to read… even if I c</w:t>
      </w:r>
      <w:r w:rsidR="0058659B">
        <w:t>an</w:t>
      </w:r>
      <w:r w:rsidR="00E16FB6">
        <w:t>, easily, fill pages with my thoughts (no one has accused me of not talking enough *grin*)</w:t>
      </w:r>
      <w:del w:id="282" w:author="Owner" w:date="2020-08-31T20:22:00Z">
        <w:r w:rsidR="00726CA7" w:rsidDel="00FE0690">
          <w:delText>, but it might even be cathartic</w:delText>
        </w:r>
      </w:del>
      <w:r w:rsidR="00726CA7">
        <w:t xml:space="preserve">. </w:t>
      </w:r>
      <w:ins w:id="283" w:author="Owner" w:date="2020-08-31T20:22:00Z">
        <w:r w:rsidR="00FE0690">
          <w:t xml:space="preserve">But, as with life, </w:t>
        </w:r>
      </w:ins>
      <w:del w:id="284" w:author="Owner" w:date="2020-08-31T20:22:00Z">
        <w:r w:rsidR="00726CA7" w:rsidDel="00FE0690">
          <w:delText>W</w:delText>
        </w:r>
      </w:del>
      <w:ins w:id="285" w:author="Owner" w:date="2020-08-31T20:22:00Z">
        <w:r w:rsidR="00FE0690">
          <w:t>w</w:t>
        </w:r>
      </w:ins>
      <w:r w:rsidR="00726CA7">
        <w:t>e’ll see</w:t>
      </w:r>
      <w:ins w:id="286" w:author="Owner" w:date="2020-08-31T20:22:00Z">
        <w:r w:rsidR="00FE0690">
          <w:t xml:space="preserve"> what happens</w:t>
        </w:r>
      </w:ins>
      <w:r w:rsidR="00726CA7">
        <w:t>.</w:t>
      </w:r>
      <w:del w:id="287" w:author="Owner" w:date="2020-08-31T20:22:00Z">
        <w:r w:rsidR="00726CA7" w:rsidDel="00FE0690">
          <w:delText xml:space="preserve">  </w:delText>
        </w:r>
        <w:r w:rsidR="00E16FB6" w:rsidDel="00FE0690">
          <w:delText xml:space="preserve"> </w:delText>
        </w:r>
      </w:del>
    </w:p>
    <w:p w14:paraId="2CEA4806" w14:textId="0C3BFD22" w:rsidR="00F857A6" w:rsidRDefault="00653E12" w:rsidP="00522D31">
      <w:r>
        <w:t xml:space="preserve">My </w:t>
      </w:r>
      <w:ins w:id="288" w:author="Owner" w:date="2020-08-31T20:23:00Z">
        <w:r w:rsidR="00FE0690">
          <w:t xml:space="preserve">main </w:t>
        </w:r>
      </w:ins>
      <w:r>
        <w:t xml:space="preserve">motivation for starting this </w:t>
      </w:r>
      <w:del w:id="289" w:author="Owner" w:date="2020-08-31T20:23:00Z">
        <w:r w:rsidDel="00FE0690">
          <w:delText xml:space="preserve">website </w:delText>
        </w:r>
      </w:del>
      <w:ins w:id="290" w:author="Owner" w:date="2020-08-31T20:23:00Z">
        <w:r w:rsidR="00FE0690">
          <w:t xml:space="preserve">blog </w:t>
        </w:r>
      </w:ins>
      <w:r>
        <w:t>is to have</w:t>
      </w:r>
      <w:ins w:id="291" w:author="Owner" w:date="2020-09-03T15:46:00Z">
        <w:r w:rsidR="00496B14">
          <w:t xml:space="preserve"> the</w:t>
        </w:r>
      </w:ins>
      <w:r>
        <w:t xml:space="preserve"> </w:t>
      </w:r>
      <w:ins w:id="292" w:author="Owner" w:date="2020-09-02T16:50:00Z">
        <w:r w:rsidR="001847CB">
          <w:t xml:space="preserve">ideas in </w:t>
        </w:r>
      </w:ins>
      <w:r>
        <w:t xml:space="preserve">articles </w:t>
      </w:r>
      <w:ins w:id="293" w:author="Owner" w:date="2020-08-31T20:24:00Z">
        <w:r w:rsidR="00F857A6">
          <w:t xml:space="preserve">be </w:t>
        </w:r>
      </w:ins>
      <w:del w:id="294" w:author="Owner" w:date="2020-08-31T20:24:00Z">
        <w:r w:rsidDel="00F857A6">
          <w:delText xml:space="preserve">related to the two fields be </w:delText>
        </w:r>
      </w:del>
      <w:r>
        <w:t>widely available, rather than being limited to academics</w:t>
      </w:r>
      <w:ins w:id="295" w:author="Owner" w:date="2020-09-02T16:50:00Z">
        <w:r w:rsidR="001847CB">
          <w:t xml:space="preserve"> and researchers</w:t>
        </w:r>
      </w:ins>
      <w:r>
        <w:t>. Until I formally studied the theory of evolution, I had no interest in biology. Studying about</w:t>
      </w:r>
      <w:ins w:id="296" w:author="Owner" w:date="2020-09-03T15:46:00Z">
        <w:r w:rsidR="00496B14">
          <w:t xml:space="preserve"> the</w:t>
        </w:r>
      </w:ins>
      <w:r>
        <w:t xml:space="preserve"> digestive system, memorizing human anatomy and learning about reproduction</w:t>
      </w:r>
      <w:del w:id="297" w:author="Owner" w:date="2020-09-03T15:46:00Z">
        <w:r w:rsidDel="00496B14">
          <w:delText>…</w:delText>
        </w:r>
      </w:del>
      <w:ins w:id="298" w:author="Owner" w:date="2020-09-02T16:51:00Z">
        <w:r w:rsidR="001847CB">
          <w:t xml:space="preserve"> never held </w:t>
        </w:r>
      </w:ins>
      <w:ins w:id="299" w:author="Owner" w:date="2020-09-03T15:46:00Z">
        <w:r w:rsidR="00496B14">
          <w:t>any</w:t>
        </w:r>
      </w:ins>
      <w:ins w:id="300" w:author="Owner" w:date="2020-09-02T16:51:00Z">
        <w:r w:rsidR="001847CB">
          <w:t xml:space="preserve"> appeal for me. I want </w:t>
        </w:r>
      </w:ins>
      <w:ins w:id="301" w:author="Owner" w:date="2020-09-03T15:47:00Z">
        <w:r w:rsidR="00496B14">
          <w:t>to share my interest so people have a better</w:t>
        </w:r>
      </w:ins>
      <w:ins w:id="302" w:author="Owner" w:date="2020-09-03T15:48:00Z">
        <w:r w:rsidR="00496B14">
          <w:t xml:space="preserve"> understanding of how</w:t>
        </w:r>
      </w:ins>
      <w:ins w:id="303" w:author="Owner" w:date="2020-09-03T16:14:00Z">
        <w:r w:rsidR="006E08A6">
          <w:t xml:space="preserve"> interesting </w:t>
        </w:r>
      </w:ins>
      <w:ins w:id="304" w:author="Owner" w:date="2020-09-03T15:48:00Z">
        <w:r w:rsidR="00496B14">
          <w:t xml:space="preserve">these fields (Eco and </w:t>
        </w:r>
        <w:proofErr w:type="spellStart"/>
        <w:r w:rsidR="00496B14">
          <w:t>Evol</w:t>
        </w:r>
        <w:proofErr w:type="spellEnd"/>
        <w:r w:rsidR="00496B14">
          <w:t>, and Higher Ed) can be</w:t>
        </w:r>
      </w:ins>
      <w:del w:id="305" w:author="Owner" w:date="2020-08-31T20:24:00Z">
        <w:r w:rsidDel="00F857A6">
          <w:delText xml:space="preserve"> ew</w:delText>
        </w:r>
      </w:del>
      <w:del w:id="306" w:author="Owner" w:date="2020-09-02T16:51:00Z">
        <w:r w:rsidDel="001847CB">
          <w:delText xml:space="preserve">. </w:delText>
        </w:r>
      </w:del>
    </w:p>
    <w:p w14:paraId="19E64836" w14:textId="7A45DBED" w:rsidR="006E08A6" w:rsidRDefault="00E91319" w:rsidP="00522D31">
      <w:pPr>
        <w:rPr>
          <w:ins w:id="307" w:author="Owner" w:date="2020-09-03T16:14:00Z"/>
        </w:rPr>
      </w:pPr>
      <w:ins w:id="308" w:author="Owner" w:date="2020-09-03T16:03:00Z">
        <w:r>
          <w:t xml:space="preserve">Because I’ve done research in ecology, </w:t>
        </w:r>
      </w:ins>
      <w:ins w:id="309" w:author="Owner" w:date="2020-09-03T15:49:00Z">
        <w:r w:rsidR="00667EFE">
          <w:t xml:space="preserve">I could </w:t>
        </w:r>
      </w:ins>
      <w:ins w:id="310" w:author="Owner" w:date="2020-09-03T16:15:00Z">
        <w:r w:rsidR="006E08A6">
          <w:t xml:space="preserve">also </w:t>
        </w:r>
      </w:ins>
      <w:ins w:id="311" w:author="Owner" w:date="2020-09-03T15:49:00Z">
        <w:r w:rsidR="00667EFE">
          <w:t xml:space="preserve">go on for DAYS and PAGES about how amazing life in the field can be—hiking through mountains for </w:t>
        </w:r>
      </w:ins>
      <w:ins w:id="312" w:author="Owner" w:date="2020-09-03T15:50:00Z">
        <w:r w:rsidR="00667EFE">
          <w:t>days</w:t>
        </w:r>
      </w:ins>
      <w:ins w:id="313" w:author="Owner" w:date="2020-09-03T15:53:00Z">
        <w:r w:rsidR="00667EFE">
          <w:t>;</w:t>
        </w:r>
      </w:ins>
      <w:ins w:id="314" w:author="Owner" w:date="2020-09-03T15:50:00Z">
        <w:r w:rsidR="00667EFE">
          <w:t xml:space="preserve"> getting ‘lost’ (my sense of direction is abysmal) and having to find our way back</w:t>
        </w:r>
      </w:ins>
      <w:ins w:id="315" w:author="Owner" w:date="2020-09-03T15:53:00Z">
        <w:r w:rsidR="00667EFE">
          <w:t>;</w:t>
        </w:r>
      </w:ins>
      <w:ins w:id="316" w:author="Owner" w:date="2020-09-03T15:50:00Z">
        <w:r w:rsidR="00667EFE">
          <w:t xml:space="preserve"> </w:t>
        </w:r>
      </w:ins>
      <w:ins w:id="317" w:author="Owner" w:date="2020-09-03T15:51:00Z">
        <w:r w:rsidR="00667EFE">
          <w:t xml:space="preserve">watching a large female </w:t>
        </w:r>
      </w:ins>
      <w:ins w:id="318" w:author="Owner" w:date="2020-09-03T15:52:00Z">
        <w:r w:rsidR="00667EFE">
          <w:t>grasshopper start eating my field notebook wh</w:t>
        </w:r>
      </w:ins>
      <w:ins w:id="319" w:author="Owner" w:date="2020-09-03T16:04:00Z">
        <w:r w:rsidR="00AF2181">
          <w:t>en</w:t>
        </w:r>
      </w:ins>
      <w:ins w:id="320" w:author="Owner" w:date="2020-09-03T15:52:00Z">
        <w:r w:rsidR="00667EFE">
          <w:t xml:space="preserve"> a male lands on t</w:t>
        </w:r>
      </w:ins>
      <w:ins w:id="321" w:author="Owner" w:date="2020-09-03T15:53:00Z">
        <w:r w:rsidR="00667EFE">
          <w:t xml:space="preserve">op and starts mating with her; coming face to face with a black bear and her three cubs less than 20 </w:t>
        </w:r>
      </w:ins>
      <w:ins w:id="322" w:author="Owner" w:date="2020-09-03T15:54:00Z">
        <w:r w:rsidR="00667EFE">
          <w:t>ft</w:t>
        </w:r>
        <w:r w:rsidR="00485943">
          <w:t xml:space="preserve"> away</w:t>
        </w:r>
      </w:ins>
      <w:ins w:id="323" w:author="Owner" w:date="2020-09-03T16:04:00Z">
        <w:r w:rsidR="00AF2181">
          <w:t xml:space="preserve"> </w:t>
        </w:r>
      </w:ins>
      <w:ins w:id="324" w:author="Owner" w:date="2020-09-03T16:05:00Z">
        <w:r w:rsidR="00AF2181">
          <w:t>when I stood up to check what the thundering sound was</w:t>
        </w:r>
      </w:ins>
      <w:ins w:id="325" w:author="Owner" w:date="2020-09-03T15:54:00Z">
        <w:r w:rsidR="00485943">
          <w:t>; freezing in the cold when we misjudged the weather; tryin</w:t>
        </w:r>
      </w:ins>
      <w:ins w:id="326" w:author="Owner" w:date="2020-09-03T15:55:00Z">
        <w:r w:rsidR="00485943">
          <w:t>g to decipher our notes with the rain pouring down on us as we tried to collect sheep poo</w:t>
        </w:r>
      </w:ins>
      <w:ins w:id="327" w:author="Owner" w:date="2020-09-03T15:56:00Z">
        <w:r w:rsidR="00485943">
          <w:t>.</w:t>
        </w:r>
      </w:ins>
      <w:ins w:id="328" w:author="Owner" w:date="2020-09-03T15:57:00Z">
        <w:r w:rsidR="00485943">
          <w:t xml:space="preserve"> </w:t>
        </w:r>
      </w:ins>
      <w:ins w:id="329" w:author="Owner" w:date="2020-09-03T16:02:00Z">
        <w:r>
          <w:t>Research and l</w:t>
        </w:r>
      </w:ins>
      <w:ins w:id="330" w:author="Owner" w:date="2020-09-03T15:58:00Z">
        <w:r w:rsidR="00485943">
          <w:t xml:space="preserve">ife in the field is </w:t>
        </w:r>
      </w:ins>
      <w:ins w:id="331" w:author="Owner" w:date="2020-09-03T16:02:00Z">
        <w:r>
          <w:t>so much more than what you imagine it could be</w:t>
        </w:r>
      </w:ins>
      <w:ins w:id="332" w:author="Owner" w:date="2020-09-03T15:58:00Z">
        <w:r w:rsidR="00485943">
          <w:t xml:space="preserve"> when you take biology/ecology courses in school. </w:t>
        </w:r>
      </w:ins>
      <w:moveToRangeStart w:id="333" w:author="Owner" w:date="2020-09-03T15:59:00Z" w:name="move50041182"/>
      <w:moveTo w:id="334" w:author="Owner" w:date="2020-09-03T15:59:00Z">
        <w:r>
          <w:t xml:space="preserve">Like I recently (last week) told my boyfriend, there is </w:t>
        </w:r>
        <w:del w:id="335" w:author="Owner" w:date="2020-09-03T16:16:00Z">
          <w:r w:rsidDel="006E08A6">
            <w:delText>virtually</w:delText>
          </w:r>
        </w:del>
      </w:moveTo>
      <w:ins w:id="336" w:author="Owner" w:date="2020-09-03T16:16:00Z">
        <w:r w:rsidR="006E08A6">
          <w:t>very little that’s</w:t>
        </w:r>
      </w:ins>
      <w:moveTo w:id="337" w:author="Owner" w:date="2020-09-03T15:59:00Z">
        <w:del w:id="338" w:author="Owner" w:date="2020-09-03T16:16:00Z">
          <w:r w:rsidDel="006E08A6">
            <w:delText xml:space="preserve"> nothing</w:delText>
          </w:r>
        </w:del>
        <w:r>
          <w:t xml:space="preserve"> better than going hiking, selecting a random spot, and just observing the area come alive once you’ve </w:t>
        </w:r>
        <w:del w:id="339" w:author="Owner" w:date="2020-09-03T15:59:00Z">
          <w:r w:rsidDel="00E91319">
            <w:delText>been accepted</w:delText>
          </w:r>
        </w:del>
      </w:moveTo>
      <w:ins w:id="340" w:author="Owner" w:date="2020-09-03T15:59:00Z">
        <w:r>
          <w:t>settled</w:t>
        </w:r>
      </w:ins>
      <w:moveTo w:id="341" w:author="Owner" w:date="2020-09-03T15:59:00Z">
        <w:r>
          <w:t>.</w:t>
        </w:r>
      </w:moveTo>
      <w:moveToRangeEnd w:id="333"/>
      <w:ins w:id="342" w:author="Owner" w:date="2020-09-03T15:55:00Z">
        <w:r w:rsidR="00485943">
          <w:t xml:space="preserve"> </w:t>
        </w:r>
      </w:ins>
    </w:p>
    <w:p w14:paraId="4F6D9C9C" w14:textId="326CFD70" w:rsidR="00496B14" w:rsidRDefault="00E91319" w:rsidP="00522D31">
      <w:pPr>
        <w:rPr>
          <w:ins w:id="343" w:author="Owner" w:date="2020-09-03T15:49:00Z"/>
        </w:rPr>
      </w:pPr>
      <w:ins w:id="344" w:author="Owner" w:date="2020-09-03T16:02:00Z">
        <w:r>
          <w:t>I didn’t enjoy taking biology c</w:t>
        </w:r>
      </w:ins>
      <w:ins w:id="345" w:author="Owner" w:date="2020-09-03T16:03:00Z">
        <w:r>
          <w:t>ourses until sophomore year at university and I want to share it with people</w:t>
        </w:r>
      </w:ins>
      <w:ins w:id="346" w:author="Owner" w:date="2020-09-03T16:14:00Z">
        <w:r w:rsidR="006E08A6">
          <w:t>.</w:t>
        </w:r>
      </w:ins>
      <w:ins w:id="347" w:author="Owner" w:date="2020-09-03T16:03:00Z">
        <w:r>
          <w:t xml:space="preserve"> </w:t>
        </w:r>
      </w:ins>
    </w:p>
    <w:p w14:paraId="5D487CCD" w14:textId="7341F51E" w:rsidR="001847CB" w:rsidRDefault="001847CB" w:rsidP="00522D31">
      <w:r>
        <w:t xml:space="preserve">As I’ve mentioned earlier, I could go on for DAYS, and PAGES about how many times, I’ve had a realization / reaffirmed my belief that biology is awesome. So, this is my attempt at restraining myself from fangirling over biology. </w:t>
      </w:r>
      <w:moveFromRangeStart w:id="348" w:author="Owner" w:date="2020-09-03T15:59:00Z" w:name="move50041182"/>
      <w:moveFrom w:id="349" w:author="Owner" w:date="2020-09-03T15:59:00Z">
        <w:r w:rsidDel="00E91319">
          <w:t xml:space="preserve">Like I recently (last week) told my boyfriend, there is </w:t>
        </w:r>
        <w:r w:rsidR="00907F93" w:rsidDel="00E91319">
          <w:t xml:space="preserve">virtually </w:t>
        </w:r>
        <w:r w:rsidDel="00E91319">
          <w:t xml:space="preserve">nothing better than </w:t>
        </w:r>
        <w:r w:rsidR="00907F93" w:rsidDel="00E91319">
          <w:t xml:space="preserve">going hiking, selecting a random spot, and just observing the area come alive once you’ve been accepted. </w:t>
        </w:r>
      </w:moveFrom>
      <w:moveFromRangeEnd w:id="348"/>
    </w:p>
    <w:p w14:paraId="2F1D22D0" w14:textId="77777777" w:rsidR="00907F93" w:rsidRDefault="00907F93" w:rsidP="00522D31"/>
    <w:p w14:paraId="2935C5AD" w14:textId="2BBC16F7" w:rsidR="00F857A6" w:rsidDel="00907F93" w:rsidRDefault="00F857A6" w:rsidP="00522D31">
      <w:pPr>
        <w:rPr>
          <w:del w:id="350" w:author="Owner" w:date="2020-09-02T16:56:00Z"/>
        </w:rPr>
      </w:pPr>
      <w:del w:id="351" w:author="Owner" w:date="2020-09-02T16:56:00Z">
        <w:r w:rsidDel="00907F93">
          <w:delText xml:space="preserve">Learning about the theory of evolution and reading Darwin’s “On the origin of species” was the turning point for me. The world started to make sense. And I wanted to learn more—I wanted to understand it better. So, during undergrad, I took a field biology course and fell in love all over again. </w:delText>
        </w:r>
      </w:del>
    </w:p>
    <w:p w14:paraId="3E6A193A" w14:textId="51B838F0" w:rsidR="00F857A6" w:rsidDel="00907F93" w:rsidRDefault="00F37C4E" w:rsidP="00522D31">
      <w:pPr>
        <w:rPr>
          <w:del w:id="352" w:author="Owner" w:date="2020-09-02T16:56:00Z"/>
        </w:rPr>
      </w:pPr>
      <w:del w:id="353" w:author="Owner" w:date="2020-09-02T16:56:00Z">
        <w:r w:rsidDel="00907F93">
          <w:delText>When we went to the field, I felt like my eyes were open for the first time. I finally saw the diversity in each tree; I saw how organisms interacted with each other; how organisms interacted with non-living things. I was hooked—the course was the bait and I was the lucky fish that got caught in it. I had a whole new appreciation for life. Isn’t it amazing how we’re all descendants from some single celled organisms</w:delText>
        </w:r>
        <w:r w:rsidR="005F14D0" w:rsidDel="00907F93">
          <w:delText xml:space="preserve">? </w:delText>
        </w:r>
      </w:del>
    </w:p>
    <w:p w14:paraId="51EA925E" w14:textId="5C572C7F" w:rsidR="005F14D0" w:rsidDel="00907F93" w:rsidRDefault="005F14D0" w:rsidP="00522D31">
      <w:pPr>
        <w:rPr>
          <w:del w:id="354" w:author="Owner" w:date="2020-09-02T16:56:00Z"/>
        </w:rPr>
      </w:pPr>
      <w:del w:id="355" w:author="Owner" w:date="2020-09-02T16:56:00Z">
        <w:r w:rsidDel="00907F93">
          <w:delText xml:space="preserve">Anyway, so, I ended up working in conservation for a few years. </w:delText>
        </w:r>
        <w:r w:rsidR="003A0F22" w:rsidDel="00907F93">
          <w:delText xml:space="preserve">Then, I started my second Masters’ at the University of Calgary. </w:delText>
        </w:r>
      </w:del>
    </w:p>
    <w:p w14:paraId="085ADAA2" w14:textId="54B66446" w:rsidR="00653E12" w:rsidDel="00F37C4E" w:rsidRDefault="00492F46" w:rsidP="00522D31">
      <w:pPr>
        <w:rPr>
          <w:del w:id="356" w:author="Owner" w:date="2020-08-31T20:32:00Z"/>
        </w:rPr>
      </w:pPr>
      <w:del w:id="357" w:author="Owner" w:date="2020-08-31T20:28:00Z">
        <w:r w:rsidDel="00F857A6">
          <w:lastRenderedPageBreak/>
          <w:delText>But, then I read about the theory of evolution, and then, I read Darwin’s ‘On the origin of species’… and well, there was no going back. I fell in love – the world started to make sense to me. Why we fight, why we sleep, why we love, why we do anything at all? All of this could be explained by the theory of evolution? I wanted to know more, I wanted to understand it better. So, I studied it. But,</w:delText>
        </w:r>
        <w:r w:rsidR="00653E12" w:rsidDel="00F857A6">
          <w:delText xml:space="preserve"> I </w:delText>
        </w:r>
        <w:r w:rsidDel="00F857A6">
          <w:delText>fell deeper in love</w:delText>
        </w:r>
        <w:r w:rsidR="00653E12" w:rsidDel="00F857A6">
          <w:delText xml:space="preserve"> during undergrad, when I took a field biology course. If that course was the bait, I was the poor fish that got caught in it. </w:delText>
        </w:r>
        <w:r w:rsidDel="00F857A6">
          <w:delText xml:space="preserve">I was hooked. </w:delText>
        </w:r>
      </w:del>
    </w:p>
    <w:p w14:paraId="1F80711D" w14:textId="766BFE1F" w:rsidR="00492F46" w:rsidDel="00F37C4E" w:rsidRDefault="00492F46" w:rsidP="00522D31">
      <w:pPr>
        <w:rPr>
          <w:del w:id="358" w:author="Owner" w:date="2020-08-31T20:32:00Z"/>
        </w:rPr>
      </w:pPr>
      <w:del w:id="359" w:author="Owner" w:date="2020-08-31T20:32:00Z">
        <w:r w:rsidDel="00F37C4E">
          <w:delText xml:space="preserve">We spend so much time indoors, trying to understand the world outside. So, when we went to the field, and actually got to see </w:delText>
        </w:r>
        <w:r w:rsidR="00B95E71" w:rsidDel="00F37C4E">
          <w:delText xml:space="preserve">the diversity in organisms, how organisms interacted with each other, how organisms interacted with non-living things… well, let’s just say that </w:delText>
        </w:r>
      </w:del>
    </w:p>
    <w:p w14:paraId="44C13109" w14:textId="4267F33E" w:rsidR="00A620F8" w:rsidDel="00F37C4E" w:rsidRDefault="00A620F8" w:rsidP="00522D31">
      <w:pPr>
        <w:rPr>
          <w:del w:id="360" w:author="Owner" w:date="2020-08-31T20:32:00Z"/>
        </w:rPr>
      </w:pPr>
      <w:del w:id="361" w:author="Owner" w:date="2020-08-31T20:32:00Z">
        <w:r w:rsidDel="00F37C4E">
          <w:delText xml:space="preserve">Fastforward a few years and a couple of jobs later, I started my MSc degree at UofC. One of the conditions was a guaranteed funding… in the form of TAships. And I’d always thought I’d like to teach so I jumped at the opportunity. </w:delText>
        </w:r>
      </w:del>
    </w:p>
    <w:p w14:paraId="348E7C07" w14:textId="77777777" w:rsidR="00A620F8" w:rsidRDefault="00A620F8" w:rsidP="00522D31"/>
    <w:p w14:paraId="6F8FB841" w14:textId="4282F219" w:rsidR="00A30E16" w:rsidRDefault="009C325E" w:rsidP="00522D31">
      <w:r>
        <w:t>Research project in Cambodia</w:t>
      </w:r>
    </w:p>
    <w:p w14:paraId="7CB9C3E8" w14:textId="392C43BA" w:rsidR="009C325E" w:rsidRDefault="00D76833" w:rsidP="00522D31">
      <w:r>
        <w:t>Have you ever lived in a country where there is only one person who speaks the same language</w:t>
      </w:r>
      <w:r w:rsidR="00697ACE">
        <w:t xml:space="preserve"> as you</w:t>
      </w:r>
      <w:r>
        <w:t xml:space="preserve">, and </w:t>
      </w:r>
      <w:r w:rsidR="00697ACE">
        <w:t>who also</w:t>
      </w:r>
      <w:r>
        <w:t xml:space="preserve"> refuses to talk to you about anything other than work? Yep, that was my main </w:t>
      </w:r>
      <w:r w:rsidR="00697ACE">
        <w:t>experience</w:t>
      </w:r>
      <w:r>
        <w:t xml:space="preserve"> during the research project. It… gave me a lot of time to reflect on my life choice</w:t>
      </w:r>
      <w:r w:rsidR="00697ACE">
        <w:t xml:space="preserve">s, </w:t>
      </w:r>
      <w:r>
        <w:t xml:space="preserve">made me go on </w:t>
      </w:r>
      <w:proofErr w:type="spellStart"/>
      <w:r>
        <w:t>facebook</w:t>
      </w:r>
      <w:proofErr w:type="spellEnd"/>
      <w:r w:rsidR="00697ACE">
        <w:t xml:space="preserve"> and prepared me for COVID-19 social distancing (although, I’m living with my bf, who HAS to talk to me, so it’s actually pretty good all things considered!). </w:t>
      </w:r>
    </w:p>
    <w:p w14:paraId="2359EAAC" w14:textId="5033FC66" w:rsidR="009C325E" w:rsidRDefault="009C325E" w:rsidP="00522D31">
      <w:r>
        <w:t>Working and living in Switzerland</w:t>
      </w:r>
    </w:p>
    <w:p w14:paraId="62A2BD8F" w14:textId="184F0B2A" w:rsidR="009C325E" w:rsidRDefault="009C325E" w:rsidP="00522D31"/>
    <w:p w14:paraId="2B6C1989" w14:textId="07BAF32B" w:rsidR="009C325E" w:rsidRDefault="009C325E" w:rsidP="00522D31">
      <w:r>
        <w:t>Living in Canada</w:t>
      </w:r>
    </w:p>
    <w:p w14:paraId="2A0F620F" w14:textId="2B319E16" w:rsidR="009C325E" w:rsidRDefault="009C325E" w:rsidP="00522D31"/>
    <w:p w14:paraId="298A7428" w14:textId="384F52B9" w:rsidR="009C325E" w:rsidRDefault="009C325E" w:rsidP="00522D31">
      <w:r>
        <w:t>Growing up in Nepal</w:t>
      </w:r>
    </w:p>
    <w:p w14:paraId="562552A1" w14:textId="70DFD901" w:rsidR="009C325E" w:rsidRDefault="009C325E" w:rsidP="00522D31"/>
    <w:p w14:paraId="5694F87E" w14:textId="4A88DEBE" w:rsidR="009C325E" w:rsidRDefault="00774560" w:rsidP="00522D31">
      <w:ins w:id="362" w:author="Owner" w:date="2020-09-04T15:28:00Z">
        <w:r>
          <w:t>Tags</w:t>
        </w:r>
      </w:ins>
      <w:ins w:id="363" w:author="Owner" w:date="2020-09-04T15:29:00Z">
        <w:r>
          <w:t xml:space="preserve">: Higher Education; Adult Education; Personal ruminations; </w:t>
        </w:r>
      </w:ins>
      <w:r w:rsidR="009C325E">
        <w:t>Teaching philosophy</w:t>
      </w:r>
    </w:p>
    <w:p w14:paraId="3E807275" w14:textId="5A380ADC" w:rsidR="008530A6" w:rsidRPr="00A811C8" w:rsidRDefault="008530A6" w:rsidP="008530A6">
      <w:pPr>
        <w:pStyle w:val="NormalWeb"/>
        <w:rPr>
          <w:color w:val="000000"/>
          <w:sz w:val="27"/>
          <w:szCs w:val="27"/>
          <w:highlight w:val="yellow"/>
          <w:rPrChange w:id="364" w:author="Owner" w:date="2020-09-03T12:52:00Z">
            <w:rPr>
              <w:color w:val="000000"/>
              <w:sz w:val="27"/>
              <w:szCs w:val="27"/>
            </w:rPr>
          </w:rPrChange>
        </w:rPr>
      </w:pPr>
      <w:r w:rsidRPr="00A811C8">
        <w:rPr>
          <w:color w:val="000000"/>
          <w:sz w:val="27"/>
          <w:szCs w:val="27"/>
          <w:highlight w:val="yellow"/>
          <w:rPrChange w:id="365" w:author="Owner" w:date="2020-09-03T12:52:00Z">
            <w:rPr>
              <w:color w:val="000000"/>
              <w:sz w:val="27"/>
              <w:szCs w:val="27"/>
            </w:rPr>
          </w:rPrChange>
        </w:rPr>
        <w:t>Learning about the theory of evolution was like finally getting a drink of cool, refreshing water after hiking for six hours under the unrelenting sun</w:t>
      </w:r>
      <w:ins w:id="366" w:author="Owner" w:date="2020-09-03T11:26:00Z">
        <w:r w:rsidR="004E2CCA" w:rsidRPr="00A811C8">
          <w:rPr>
            <w:color w:val="000000"/>
            <w:sz w:val="27"/>
            <w:szCs w:val="27"/>
            <w:highlight w:val="yellow"/>
            <w:rPrChange w:id="367" w:author="Owner" w:date="2020-09-03T12:52:00Z">
              <w:rPr>
                <w:color w:val="000000"/>
                <w:sz w:val="27"/>
                <w:szCs w:val="27"/>
              </w:rPr>
            </w:rPrChange>
          </w:rPr>
          <w:t xml:space="preserve">—finally, </w:t>
        </w:r>
      </w:ins>
      <w:del w:id="368" w:author="Owner" w:date="2020-09-03T11:25:00Z">
        <w:r w:rsidRPr="00A811C8" w:rsidDel="004E2CCA">
          <w:rPr>
            <w:color w:val="000000"/>
            <w:sz w:val="27"/>
            <w:szCs w:val="27"/>
            <w:highlight w:val="yellow"/>
            <w:rPrChange w:id="369" w:author="Owner" w:date="2020-09-03T12:52:00Z">
              <w:rPr>
                <w:color w:val="000000"/>
                <w:sz w:val="27"/>
                <w:szCs w:val="27"/>
              </w:rPr>
            </w:rPrChange>
          </w:rPr>
          <w:delText xml:space="preserve"> – </w:delText>
        </w:r>
      </w:del>
      <w:r w:rsidRPr="00A811C8">
        <w:rPr>
          <w:color w:val="000000"/>
          <w:sz w:val="27"/>
          <w:szCs w:val="27"/>
          <w:highlight w:val="yellow"/>
          <w:rPrChange w:id="370" w:author="Owner" w:date="2020-09-03T12:52:00Z">
            <w:rPr>
              <w:color w:val="000000"/>
              <w:sz w:val="27"/>
              <w:szCs w:val="27"/>
            </w:rPr>
          </w:rPrChange>
        </w:rPr>
        <w:t xml:space="preserve">the world </w:t>
      </w:r>
      <w:del w:id="371" w:author="Owner" w:date="2020-09-03T11:26:00Z">
        <w:r w:rsidRPr="00A811C8" w:rsidDel="004E2CCA">
          <w:rPr>
            <w:color w:val="000000"/>
            <w:sz w:val="27"/>
            <w:szCs w:val="27"/>
            <w:highlight w:val="yellow"/>
            <w:rPrChange w:id="372" w:author="Owner" w:date="2020-09-03T12:52:00Z">
              <w:rPr>
                <w:color w:val="000000"/>
                <w:sz w:val="27"/>
                <w:szCs w:val="27"/>
              </w:rPr>
            </w:rPrChange>
          </w:rPr>
          <w:delText xml:space="preserve">finally </w:delText>
        </w:r>
      </w:del>
      <w:r w:rsidRPr="00A811C8">
        <w:rPr>
          <w:color w:val="000000"/>
          <w:sz w:val="27"/>
          <w:szCs w:val="27"/>
          <w:highlight w:val="yellow"/>
          <w:rPrChange w:id="373" w:author="Owner" w:date="2020-09-03T12:52:00Z">
            <w:rPr>
              <w:color w:val="000000"/>
              <w:sz w:val="27"/>
              <w:szCs w:val="27"/>
            </w:rPr>
          </w:rPrChange>
        </w:rPr>
        <w:t xml:space="preserve">made sense! I had been </w:t>
      </w:r>
      <w:r w:rsidR="003C0E97" w:rsidRPr="00A811C8">
        <w:rPr>
          <w:color w:val="000000"/>
          <w:sz w:val="27"/>
          <w:szCs w:val="27"/>
          <w:highlight w:val="yellow"/>
          <w:rPrChange w:id="374" w:author="Owner" w:date="2020-09-03T12:52:00Z">
            <w:rPr>
              <w:color w:val="000000"/>
              <w:sz w:val="27"/>
              <w:szCs w:val="27"/>
            </w:rPr>
          </w:rPrChange>
        </w:rPr>
        <w:t xml:space="preserve">struggling </w:t>
      </w:r>
      <w:r w:rsidRPr="00A811C8">
        <w:rPr>
          <w:color w:val="000000"/>
          <w:sz w:val="27"/>
          <w:szCs w:val="27"/>
          <w:highlight w:val="yellow"/>
          <w:rPrChange w:id="375" w:author="Owner" w:date="2020-09-03T12:52:00Z">
            <w:rPr>
              <w:color w:val="000000"/>
              <w:sz w:val="27"/>
              <w:szCs w:val="27"/>
            </w:rPr>
          </w:rPrChange>
        </w:rPr>
        <w:t xml:space="preserve">to understand </w:t>
      </w:r>
      <w:ins w:id="376" w:author="Owner" w:date="2020-09-03T11:26:00Z">
        <w:r w:rsidR="004E2CCA" w:rsidRPr="00A811C8">
          <w:rPr>
            <w:color w:val="000000"/>
            <w:sz w:val="27"/>
            <w:szCs w:val="27"/>
            <w:highlight w:val="yellow"/>
            <w:rPrChange w:id="377" w:author="Owner" w:date="2020-09-03T12:52:00Z">
              <w:rPr>
                <w:color w:val="000000"/>
                <w:sz w:val="27"/>
                <w:szCs w:val="27"/>
              </w:rPr>
            </w:rPrChange>
          </w:rPr>
          <w:t xml:space="preserve">human and animal </w:t>
        </w:r>
      </w:ins>
      <w:ins w:id="378" w:author="Owner" w:date="2020-09-03T11:27:00Z">
        <w:r w:rsidR="004E2CCA" w:rsidRPr="00A811C8">
          <w:rPr>
            <w:color w:val="000000"/>
            <w:sz w:val="27"/>
            <w:szCs w:val="27"/>
            <w:highlight w:val="yellow"/>
            <w:rPrChange w:id="379" w:author="Owner" w:date="2020-09-03T12:52:00Z">
              <w:rPr>
                <w:color w:val="000000"/>
                <w:sz w:val="27"/>
                <w:szCs w:val="27"/>
              </w:rPr>
            </w:rPrChange>
          </w:rPr>
          <w:t xml:space="preserve">motivations and </w:t>
        </w:r>
      </w:ins>
      <w:ins w:id="380" w:author="Owner" w:date="2020-09-03T11:26:00Z">
        <w:r w:rsidR="004E2CCA" w:rsidRPr="00A811C8">
          <w:rPr>
            <w:color w:val="000000"/>
            <w:sz w:val="27"/>
            <w:szCs w:val="27"/>
            <w:highlight w:val="yellow"/>
            <w:rPrChange w:id="381" w:author="Owner" w:date="2020-09-03T12:52:00Z">
              <w:rPr>
                <w:color w:val="000000"/>
                <w:sz w:val="27"/>
                <w:szCs w:val="27"/>
              </w:rPr>
            </w:rPrChange>
          </w:rPr>
          <w:t>behavior</w:t>
        </w:r>
      </w:ins>
      <w:ins w:id="382" w:author="Owner" w:date="2020-09-03T11:27:00Z">
        <w:r w:rsidR="004E2CCA" w:rsidRPr="00A811C8">
          <w:rPr>
            <w:color w:val="000000"/>
            <w:sz w:val="27"/>
            <w:szCs w:val="27"/>
            <w:highlight w:val="yellow"/>
            <w:rPrChange w:id="383" w:author="Owner" w:date="2020-09-03T12:52:00Z">
              <w:rPr>
                <w:color w:val="000000"/>
                <w:sz w:val="27"/>
                <w:szCs w:val="27"/>
              </w:rPr>
            </w:rPrChange>
          </w:rPr>
          <w:t>s</w:t>
        </w:r>
      </w:ins>
      <w:del w:id="384" w:author="Owner" w:date="2020-09-03T11:27:00Z">
        <w:r w:rsidRPr="00A811C8" w:rsidDel="004E2CCA">
          <w:rPr>
            <w:color w:val="000000"/>
            <w:sz w:val="27"/>
            <w:szCs w:val="27"/>
            <w:highlight w:val="yellow"/>
            <w:rPrChange w:id="385" w:author="Owner" w:date="2020-09-03T12:52:00Z">
              <w:rPr>
                <w:color w:val="000000"/>
                <w:sz w:val="27"/>
                <w:szCs w:val="27"/>
              </w:rPr>
            </w:rPrChange>
          </w:rPr>
          <w:delText>how and why people think the way that they do, how and why other species behave the way that they do</w:delText>
        </w:r>
      </w:del>
      <w:r w:rsidRPr="00A811C8">
        <w:rPr>
          <w:color w:val="000000"/>
          <w:sz w:val="27"/>
          <w:szCs w:val="27"/>
          <w:highlight w:val="yellow"/>
          <w:rPrChange w:id="386" w:author="Owner" w:date="2020-09-03T12:52:00Z">
            <w:rPr>
              <w:color w:val="000000"/>
              <w:sz w:val="27"/>
              <w:szCs w:val="27"/>
            </w:rPr>
          </w:rPrChange>
        </w:rPr>
        <w:t>. Learning that it was about</w:t>
      </w:r>
      <w:r w:rsidR="003C0E97" w:rsidRPr="00A811C8">
        <w:rPr>
          <w:color w:val="000000"/>
          <w:sz w:val="27"/>
          <w:szCs w:val="27"/>
          <w:highlight w:val="yellow"/>
          <w:rPrChange w:id="387" w:author="Owner" w:date="2020-09-03T12:52:00Z">
            <w:rPr>
              <w:color w:val="000000"/>
              <w:sz w:val="27"/>
              <w:szCs w:val="27"/>
            </w:rPr>
          </w:rPrChange>
        </w:rPr>
        <w:t xml:space="preserve"> the</w:t>
      </w:r>
      <w:r w:rsidRPr="00A811C8">
        <w:rPr>
          <w:color w:val="000000"/>
          <w:sz w:val="27"/>
          <w:szCs w:val="27"/>
          <w:highlight w:val="yellow"/>
          <w:rPrChange w:id="388" w:author="Owner" w:date="2020-09-03T12:52:00Z">
            <w:rPr>
              <w:color w:val="000000"/>
              <w:sz w:val="27"/>
              <w:szCs w:val="27"/>
            </w:rPr>
          </w:rPrChange>
        </w:rPr>
        <w:t xml:space="preserve"> survival of the fittest helped put everything into perspective. At its core, life for all creatures is about survival and reproduction. </w:t>
      </w:r>
      <w:del w:id="389" w:author="Owner" w:date="2020-09-03T11:28:00Z">
        <w:r w:rsidRPr="00A811C8" w:rsidDel="004E2CCA">
          <w:rPr>
            <w:color w:val="000000"/>
            <w:sz w:val="27"/>
            <w:szCs w:val="27"/>
            <w:highlight w:val="yellow"/>
            <w:rPrChange w:id="390" w:author="Owner" w:date="2020-09-03T12:52:00Z">
              <w:rPr>
                <w:color w:val="000000"/>
                <w:sz w:val="27"/>
                <w:szCs w:val="27"/>
              </w:rPr>
            </w:rPrChange>
          </w:rPr>
          <w:delText>I used to think of a</w:delText>
        </w:r>
      </w:del>
      <w:ins w:id="391" w:author="Owner" w:date="2020-09-03T11:28:00Z">
        <w:r w:rsidR="004E2CCA" w:rsidRPr="00A811C8">
          <w:rPr>
            <w:color w:val="000000"/>
            <w:sz w:val="27"/>
            <w:szCs w:val="27"/>
            <w:highlight w:val="yellow"/>
            <w:rPrChange w:id="392" w:author="Owner" w:date="2020-09-03T12:52:00Z">
              <w:rPr>
                <w:color w:val="000000"/>
                <w:sz w:val="27"/>
                <w:szCs w:val="27"/>
              </w:rPr>
            </w:rPrChange>
          </w:rPr>
          <w:t>A</w:t>
        </w:r>
      </w:ins>
      <w:r w:rsidRPr="00A811C8">
        <w:rPr>
          <w:color w:val="000000"/>
          <w:sz w:val="27"/>
          <w:szCs w:val="27"/>
          <w:highlight w:val="yellow"/>
          <w:rPrChange w:id="393" w:author="Owner" w:date="2020-09-03T12:52:00Z">
            <w:rPr>
              <w:color w:val="000000"/>
              <w:sz w:val="27"/>
              <w:szCs w:val="27"/>
            </w:rPr>
          </w:rPrChange>
        </w:rPr>
        <w:t xml:space="preserve">nts </w:t>
      </w:r>
      <w:ins w:id="394" w:author="Owner" w:date="2020-09-03T11:28:00Z">
        <w:r w:rsidR="004E2CCA" w:rsidRPr="00A811C8">
          <w:rPr>
            <w:color w:val="000000"/>
            <w:sz w:val="27"/>
            <w:szCs w:val="27"/>
            <w:highlight w:val="yellow"/>
            <w:rPrChange w:id="395" w:author="Owner" w:date="2020-09-03T12:52:00Z">
              <w:rPr>
                <w:color w:val="000000"/>
                <w:sz w:val="27"/>
                <w:szCs w:val="27"/>
              </w:rPr>
            </w:rPrChange>
          </w:rPr>
          <w:t>went from being</w:t>
        </w:r>
      </w:ins>
      <w:del w:id="396" w:author="Owner" w:date="2020-09-03T11:28:00Z">
        <w:r w:rsidRPr="00A811C8" w:rsidDel="004E2CCA">
          <w:rPr>
            <w:color w:val="000000"/>
            <w:sz w:val="27"/>
            <w:szCs w:val="27"/>
            <w:highlight w:val="yellow"/>
            <w:rPrChange w:id="397" w:author="Owner" w:date="2020-09-03T12:52:00Z">
              <w:rPr>
                <w:color w:val="000000"/>
                <w:sz w:val="27"/>
                <w:szCs w:val="27"/>
              </w:rPr>
            </w:rPrChange>
          </w:rPr>
          <w:delText>as</w:delText>
        </w:r>
      </w:del>
      <w:r w:rsidRPr="00A811C8">
        <w:rPr>
          <w:color w:val="000000"/>
          <w:sz w:val="27"/>
          <w:szCs w:val="27"/>
          <w:highlight w:val="yellow"/>
          <w:rPrChange w:id="398" w:author="Owner" w:date="2020-09-03T12:52:00Z">
            <w:rPr>
              <w:color w:val="000000"/>
              <w:sz w:val="27"/>
              <w:szCs w:val="27"/>
            </w:rPr>
          </w:rPrChange>
        </w:rPr>
        <w:t xml:space="preserve"> annoying creatures that got into everything in our house</w:t>
      </w:r>
      <w:ins w:id="399" w:author="Owner" w:date="2020-09-03T11:28:00Z">
        <w:r w:rsidR="004E2CCA" w:rsidRPr="00A811C8">
          <w:rPr>
            <w:color w:val="000000"/>
            <w:sz w:val="27"/>
            <w:szCs w:val="27"/>
            <w:highlight w:val="yellow"/>
            <w:rPrChange w:id="400" w:author="Owner" w:date="2020-09-03T12:52:00Z">
              <w:rPr>
                <w:color w:val="000000"/>
                <w:sz w:val="27"/>
                <w:szCs w:val="27"/>
              </w:rPr>
            </w:rPrChange>
          </w:rPr>
          <w:t xml:space="preserve"> to fascinating crea</w:t>
        </w:r>
      </w:ins>
      <w:ins w:id="401" w:author="Owner" w:date="2020-09-03T11:29:00Z">
        <w:r w:rsidR="004E2CCA" w:rsidRPr="00A811C8">
          <w:rPr>
            <w:color w:val="000000"/>
            <w:sz w:val="27"/>
            <w:szCs w:val="27"/>
            <w:highlight w:val="yellow"/>
            <w:rPrChange w:id="402" w:author="Owner" w:date="2020-09-03T12:52:00Z">
              <w:rPr>
                <w:color w:val="000000"/>
                <w:sz w:val="27"/>
                <w:szCs w:val="27"/>
              </w:rPr>
            </w:rPrChange>
          </w:rPr>
          <w:t>tures with</w:t>
        </w:r>
      </w:ins>
      <w:del w:id="403" w:author="Owner" w:date="2020-09-03T11:28:00Z">
        <w:r w:rsidRPr="00A811C8" w:rsidDel="004E2CCA">
          <w:rPr>
            <w:color w:val="000000"/>
            <w:sz w:val="27"/>
            <w:szCs w:val="27"/>
            <w:highlight w:val="yellow"/>
            <w:rPrChange w:id="404" w:author="Owner" w:date="2020-09-03T12:52:00Z">
              <w:rPr>
                <w:color w:val="000000"/>
                <w:sz w:val="27"/>
                <w:szCs w:val="27"/>
              </w:rPr>
            </w:rPrChange>
          </w:rPr>
          <w:delText xml:space="preserve">, </w:delText>
        </w:r>
      </w:del>
      <w:del w:id="405" w:author="Owner" w:date="2020-09-03T11:29:00Z">
        <w:r w:rsidRPr="00A811C8" w:rsidDel="004E2CCA">
          <w:rPr>
            <w:color w:val="000000"/>
            <w:sz w:val="27"/>
            <w:szCs w:val="27"/>
            <w:highlight w:val="yellow"/>
            <w:rPrChange w:id="406" w:author="Owner" w:date="2020-09-03T12:52:00Z">
              <w:rPr>
                <w:color w:val="000000"/>
                <w:sz w:val="27"/>
                <w:szCs w:val="27"/>
              </w:rPr>
            </w:rPrChange>
          </w:rPr>
          <w:delText>but, their</w:delText>
        </w:r>
      </w:del>
      <w:ins w:id="407" w:author="Owner" w:date="2020-09-03T11:29:00Z">
        <w:r w:rsidR="004E2CCA" w:rsidRPr="00A811C8">
          <w:rPr>
            <w:color w:val="000000"/>
            <w:sz w:val="27"/>
            <w:szCs w:val="27"/>
            <w:highlight w:val="yellow"/>
            <w:rPrChange w:id="408" w:author="Owner" w:date="2020-09-03T12:52:00Z">
              <w:rPr>
                <w:color w:val="000000"/>
                <w:sz w:val="27"/>
                <w:szCs w:val="27"/>
              </w:rPr>
            </w:rPrChange>
          </w:rPr>
          <w:t xml:space="preserve"> </w:t>
        </w:r>
      </w:ins>
      <w:ins w:id="409" w:author="Owner" w:date="2020-09-03T11:30:00Z">
        <w:r w:rsidR="004E2CCA" w:rsidRPr="00A811C8">
          <w:rPr>
            <w:color w:val="000000"/>
            <w:sz w:val="27"/>
            <w:szCs w:val="27"/>
            <w:highlight w:val="yellow"/>
            <w:rPrChange w:id="410" w:author="Owner" w:date="2020-09-03T12:52:00Z">
              <w:rPr>
                <w:color w:val="000000"/>
                <w:sz w:val="27"/>
                <w:szCs w:val="27"/>
              </w:rPr>
            </w:rPrChange>
          </w:rPr>
          <w:t>incredible</w:t>
        </w:r>
      </w:ins>
      <w:r w:rsidRPr="00A811C8">
        <w:rPr>
          <w:color w:val="000000"/>
          <w:sz w:val="27"/>
          <w:szCs w:val="27"/>
          <w:highlight w:val="yellow"/>
          <w:rPrChange w:id="411" w:author="Owner" w:date="2020-09-03T12:52:00Z">
            <w:rPr>
              <w:color w:val="000000"/>
              <w:sz w:val="27"/>
              <w:szCs w:val="27"/>
            </w:rPr>
          </w:rPrChange>
        </w:rPr>
        <w:t xml:space="preserve"> social structure</w:t>
      </w:r>
      <w:ins w:id="412" w:author="Owner" w:date="2020-09-03T11:29:00Z">
        <w:r w:rsidR="004E2CCA" w:rsidRPr="00A811C8">
          <w:rPr>
            <w:color w:val="000000"/>
            <w:sz w:val="27"/>
            <w:szCs w:val="27"/>
            <w:highlight w:val="yellow"/>
            <w:rPrChange w:id="413" w:author="Owner" w:date="2020-09-03T12:52:00Z">
              <w:rPr>
                <w:color w:val="000000"/>
                <w:sz w:val="27"/>
                <w:szCs w:val="27"/>
              </w:rPr>
            </w:rPrChange>
          </w:rPr>
          <w:t>s</w:t>
        </w:r>
      </w:ins>
      <w:r w:rsidRPr="00A811C8">
        <w:rPr>
          <w:color w:val="000000"/>
          <w:sz w:val="27"/>
          <w:szCs w:val="27"/>
          <w:highlight w:val="yellow"/>
          <w:rPrChange w:id="414" w:author="Owner" w:date="2020-09-03T12:52:00Z">
            <w:rPr>
              <w:color w:val="000000"/>
              <w:sz w:val="27"/>
              <w:szCs w:val="27"/>
            </w:rPr>
          </w:rPrChange>
        </w:rPr>
        <w:t xml:space="preserve"> and behavior</w:t>
      </w:r>
      <w:ins w:id="415" w:author="Owner" w:date="2020-09-03T11:29:00Z">
        <w:r w:rsidR="004E2CCA" w:rsidRPr="00A811C8">
          <w:rPr>
            <w:color w:val="000000"/>
            <w:sz w:val="27"/>
            <w:szCs w:val="27"/>
            <w:highlight w:val="yellow"/>
            <w:rPrChange w:id="416" w:author="Owner" w:date="2020-09-03T12:52:00Z">
              <w:rPr>
                <w:color w:val="000000"/>
                <w:sz w:val="27"/>
                <w:szCs w:val="27"/>
              </w:rPr>
            </w:rPrChange>
          </w:rPr>
          <w:t>s</w:t>
        </w:r>
      </w:ins>
      <w:del w:id="417" w:author="Owner" w:date="2020-09-03T11:29:00Z">
        <w:r w:rsidRPr="00A811C8" w:rsidDel="004E2CCA">
          <w:rPr>
            <w:color w:val="000000"/>
            <w:sz w:val="27"/>
            <w:szCs w:val="27"/>
            <w:highlight w:val="yellow"/>
            <w:rPrChange w:id="418" w:author="Owner" w:date="2020-09-03T12:52:00Z">
              <w:rPr>
                <w:color w:val="000000"/>
                <w:sz w:val="27"/>
                <w:szCs w:val="27"/>
              </w:rPr>
            </w:rPrChange>
          </w:rPr>
          <w:delText xml:space="preserve"> is fascinating</w:delText>
        </w:r>
      </w:del>
      <w:r w:rsidRPr="00A811C8">
        <w:rPr>
          <w:color w:val="000000"/>
          <w:sz w:val="27"/>
          <w:szCs w:val="27"/>
          <w:highlight w:val="yellow"/>
          <w:rPrChange w:id="419" w:author="Owner" w:date="2020-09-03T12:52:00Z">
            <w:rPr>
              <w:color w:val="000000"/>
              <w:sz w:val="27"/>
              <w:szCs w:val="27"/>
            </w:rPr>
          </w:rPrChange>
        </w:rPr>
        <w:t xml:space="preserve">; </w:t>
      </w:r>
      <w:ins w:id="420" w:author="Owner" w:date="2020-09-03T11:35:00Z">
        <w:r w:rsidR="00167F68" w:rsidRPr="00A811C8">
          <w:rPr>
            <w:color w:val="000000"/>
            <w:sz w:val="27"/>
            <w:szCs w:val="27"/>
            <w:highlight w:val="yellow"/>
            <w:rPrChange w:id="421" w:author="Owner" w:date="2020-09-03T12:52:00Z">
              <w:rPr>
                <w:color w:val="000000"/>
                <w:sz w:val="27"/>
                <w:szCs w:val="27"/>
              </w:rPr>
            </w:rPrChange>
          </w:rPr>
          <w:t xml:space="preserve">and </w:t>
        </w:r>
      </w:ins>
      <w:r w:rsidRPr="00A811C8">
        <w:rPr>
          <w:color w:val="000000"/>
          <w:sz w:val="27"/>
          <w:szCs w:val="27"/>
          <w:highlight w:val="yellow"/>
          <w:rPrChange w:id="422" w:author="Owner" w:date="2020-09-03T12:52:00Z">
            <w:rPr>
              <w:color w:val="000000"/>
              <w:sz w:val="27"/>
              <w:szCs w:val="27"/>
            </w:rPr>
          </w:rPrChange>
        </w:rPr>
        <w:t>tigers went from being vicious killers to magnificent creatures struggling to survive</w:t>
      </w:r>
      <w:del w:id="423" w:author="Owner" w:date="2020-09-03T11:30:00Z">
        <w:r w:rsidRPr="00A811C8" w:rsidDel="004E2CCA">
          <w:rPr>
            <w:color w:val="000000"/>
            <w:sz w:val="27"/>
            <w:szCs w:val="27"/>
            <w:highlight w:val="yellow"/>
            <w:rPrChange w:id="424" w:author="Owner" w:date="2020-09-03T12:52:00Z">
              <w:rPr>
                <w:color w:val="000000"/>
                <w:sz w:val="27"/>
                <w:szCs w:val="27"/>
              </w:rPr>
            </w:rPrChange>
          </w:rPr>
          <w:delText xml:space="preserve">, the same as everyone </w:delText>
        </w:r>
        <w:r w:rsidRPr="00A811C8" w:rsidDel="004E2CCA">
          <w:rPr>
            <w:color w:val="000000"/>
            <w:sz w:val="27"/>
            <w:szCs w:val="27"/>
            <w:highlight w:val="yellow"/>
            <w:rPrChange w:id="425" w:author="Owner" w:date="2020-09-03T12:52:00Z">
              <w:rPr>
                <w:color w:val="000000"/>
                <w:sz w:val="27"/>
                <w:szCs w:val="27"/>
              </w:rPr>
            </w:rPrChange>
          </w:rPr>
          <w:lastRenderedPageBreak/>
          <w:delText>else</w:delText>
        </w:r>
      </w:del>
      <w:r w:rsidRPr="00A811C8">
        <w:rPr>
          <w:color w:val="000000"/>
          <w:sz w:val="27"/>
          <w:szCs w:val="27"/>
          <w:highlight w:val="yellow"/>
          <w:rPrChange w:id="426" w:author="Owner" w:date="2020-09-03T12:52:00Z">
            <w:rPr>
              <w:color w:val="000000"/>
              <w:sz w:val="27"/>
              <w:szCs w:val="27"/>
            </w:rPr>
          </w:rPrChange>
        </w:rPr>
        <w:t xml:space="preserve">. This new appreciation for the subject and outlook on life helped me realise how much I wanted to teach this subject to others. </w:t>
      </w:r>
      <w:r w:rsidR="003C0E97" w:rsidRPr="00A811C8">
        <w:rPr>
          <w:color w:val="000000"/>
          <w:sz w:val="27"/>
          <w:szCs w:val="27"/>
          <w:highlight w:val="yellow"/>
          <w:rPrChange w:id="427" w:author="Owner" w:date="2020-09-03T12:52:00Z">
            <w:rPr>
              <w:color w:val="000000"/>
              <w:sz w:val="27"/>
              <w:szCs w:val="27"/>
            </w:rPr>
          </w:rPrChange>
        </w:rPr>
        <w:t>W</w:t>
      </w:r>
      <w:r w:rsidRPr="00A811C8">
        <w:rPr>
          <w:color w:val="000000"/>
          <w:sz w:val="27"/>
          <w:szCs w:val="27"/>
          <w:highlight w:val="yellow"/>
          <w:rPrChange w:id="428" w:author="Owner" w:date="2020-09-03T12:52:00Z">
            <w:rPr>
              <w:color w:val="000000"/>
              <w:sz w:val="27"/>
              <w:szCs w:val="27"/>
            </w:rPr>
          </w:rPrChange>
        </w:rPr>
        <w:t>hen I started my Masters’ degree at the University of Calgary</w:t>
      </w:r>
      <w:r w:rsidR="003C0E97" w:rsidRPr="00A811C8">
        <w:rPr>
          <w:color w:val="000000"/>
          <w:sz w:val="27"/>
          <w:szCs w:val="27"/>
          <w:highlight w:val="yellow"/>
          <w:rPrChange w:id="429" w:author="Owner" w:date="2020-09-03T12:52:00Z">
            <w:rPr>
              <w:color w:val="000000"/>
              <w:sz w:val="27"/>
              <w:szCs w:val="27"/>
            </w:rPr>
          </w:rPrChange>
        </w:rPr>
        <w:t>, I finally</w:t>
      </w:r>
      <w:r w:rsidRPr="00A811C8">
        <w:rPr>
          <w:color w:val="000000"/>
          <w:sz w:val="27"/>
          <w:szCs w:val="27"/>
          <w:highlight w:val="yellow"/>
          <w:rPrChange w:id="430" w:author="Owner" w:date="2020-09-03T12:52:00Z">
            <w:rPr>
              <w:color w:val="000000"/>
              <w:sz w:val="27"/>
              <w:szCs w:val="27"/>
            </w:rPr>
          </w:rPrChange>
        </w:rPr>
        <w:t xml:space="preserve"> got the opportunity to work as a Teaching Assistant (TA). </w:t>
      </w:r>
      <w:r w:rsidR="003C0E97" w:rsidRPr="00A811C8">
        <w:rPr>
          <w:color w:val="000000"/>
          <w:sz w:val="27"/>
          <w:szCs w:val="27"/>
          <w:highlight w:val="yellow"/>
          <w:rPrChange w:id="431" w:author="Owner" w:date="2020-09-03T12:52:00Z">
            <w:rPr>
              <w:color w:val="000000"/>
              <w:sz w:val="27"/>
              <w:szCs w:val="27"/>
            </w:rPr>
          </w:rPrChange>
        </w:rPr>
        <w:t xml:space="preserve">And </w:t>
      </w:r>
      <w:r w:rsidRPr="00A811C8">
        <w:rPr>
          <w:color w:val="000000"/>
          <w:sz w:val="27"/>
          <w:szCs w:val="27"/>
          <w:highlight w:val="yellow"/>
          <w:rPrChange w:id="432" w:author="Owner" w:date="2020-09-03T12:52:00Z">
            <w:rPr>
              <w:color w:val="000000"/>
              <w:sz w:val="27"/>
              <w:szCs w:val="27"/>
            </w:rPr>
          </w:rPrChange>
        </w:rPr>
        <w:t>I love</w:t>
      </w:r>
      <w:r w:rsidR="003C0E97" w:rsidRPr="00A811C8">
        <w:rPr>
          <w:color w:val="000000"/>
          <w:sz w:val="27"/>
          <w:szCs w:val="27"/>
          <w:highlight w:val="yellow"/>
          <w:rPrChange w:id="433" w:author="Owner" w:date="2020-09-03T12:52:00Z">
            <w:rPr>
              <w:color w:val="000000"/>
              <w:sz w:val="27"/>
              <w:szCs w:val="27"/>
            </w:rPr>
          </w:rPrChange>
        </w:rPr>
        <w:t>d</w:t>
      </w:r>
      <w:r w:rsidRPr="00A811C8">
        <w:rPr>
          <w:color w:val="000000"/>
          <w:sz w:val="27"/>
          <w:szCs w:val="27"/>
          <w:highlight w:val="yellow"/>
          <w:rPrChange w:id="434" w:author="Owner" w:date="2020-09-03T12:52:00Z">
            <w:rPr>
              <w:color w:val="000000"/>
              <w:sz w:val="27"/>
              <w:szCs w:val="27"/>
            </w:rPr>
          </w:rPrChange>
        </w:rPr>
        <w:t xml:space="preserve"> it</w:t>
      </w:r>
      <w:r w:rsidR="00087EC8" w:rsidRPr="00A811C8">
        <w:rPr>
          <w:color w:val="000000"/>
          <w:sz w:val="27"/>
          <w:szCs w:val="27"/>
          <w:highlight w:val="yellow"/>
          <w:rPrChange w:id="435" w:author="Owner" w:date="2020-09-03T12:52:00Z">
            <w:rPr>
              <w:color w:val="000000"/>
              <w:sz w:val="27"/>
              <w:szCs w:val="27"/>
            </w:rPr>
          </w:rPrChange>
        </w:rPr>
        <w:t xml:space="preserve">—it </w:t>
      </w:r>
      <w:r w:rsidR="003C0E97" w:rsidRPr="00A811C8">
        <w:rPr>
          <w:color w:val="000000"/>
          <w:sz w:val="27"/>
          <w:szCs w:val="27"/>
          <w:highlight w:val="yellow"/>
          <w:rPrChange w:id="436" w:author="Owner" w:date="2020-09-03T12:52:00Z">
            <w:rPr>
              <w:color w:val="000000"/>
              <w:sz w:val="27"/>
              <w:szCs w:val="27"/>
            </w:rPr>
          </w:rPrChange>
        </w:rPr>
        <w:t>was</w:t>
      </w:r>
      <w:r w:rsidR="00087EC8" w:rsidRPr="00A811C8">
        <w:rPr>
          <w:color w:val="000000"/>
          <w:sz w:val="27"/>
          <w:szCs w:val="27"/>
          <w:highlight w:val="yellow"/>
          <w:rPrChange w:id="437" w:author="Owner" w:date="2020-09-03T12:52:00Z">
            <w:rPr>
              <w:color w:val="000000"/>
              <w:sz w:val="27"/>
              <w:szCs w:val="27"/>
            </w:rPr>
          </w:rPrChange>
        </w:rPr>
        <w:t xml:space="preserve"> </w:t>
      </w:r>
      <w:r w:rsidRPr="00A811C8">
        <w:rPr>
          <w:color w:val="000000"/>
          <w:sz w:val="27"/>
          <w:szCs w:val="27"/>
          <w:highlight w:val="yellow"/>
          <w:rPrChange w:id="438" w:author="Owner" w:date="2020-09-03T12:52:00Z">
            <w:rPr>
              <w:color w:val="000000"/>
              <w:sz w:val="27"/>
              <w:szCs w:val="27"/>
            </w:rPr>
          </w:rPrChange>
        </w:rPr>
        <w:t>a</w:t>
      </w:r>
      <w:r w:rsidR="00087EC8" w:rsidRPr="00A811C8">
        <w:rPr>
          <w:color w:val="000000"/>
          <w:sz w:val="27"/>
          <w:szCs w:val="27"/>
          <w:highlight w:val="yellow"/>
          <w:rPrChange w:id="439" w:author="Owner" w:date="2020-09-03T12:52:00Z">
            <w:rPr>
              <w:color w:val="000000"/>
              <w:sz w:val="27"/>
              <w:szCs w:val="27"/>
            </w:rPr>
          </w:rPrChange>
        </w:rPr>
        <w:t>n absolute</w:t>
      </w:r>
      <w:r w:rsidRPr="00A811C8">
        <w:rPr>
          <w:color w:val="000000"/>
          <w:sz w:val="27"/>
          <w:szCs w:val="27"/>
          <w:highlight w:val="yellow"/>
          <w:rPrChange w:id="440" w:author="Owner" w:date="2020-09-03T12:52:00Z">
            <w:rPr>
              <w:color w:val="000000"/>
              <w:sz w:val="27"/>
              <w:szCs w:val="27"/>
            </w:rPr>
          </w:rPrChange>
        </w:rPr>
        <w:t xml:space="preserve"> pleasure </w:t>
      </w:r>
      <w:r w:rsidR="003C0E97" w:rsidRPr="00A811C8">
        <w:rPr>
          <w:color w:val="000000"/>
          <w:sz w:val="27"/>
          <w:szCs w:val="27"/>
          <w:highlight w:val="yellow"/>
          <w:rPrChange w:id="441" w:author="Owner" w:date="2020-09-03T12:52:00Z">
            <w:rPr>
              <w:color w:val="000000"/>
              <w:sz w:val="27"/>
              <w:szCs w:val="27"/>
            </w:rPr>
          </w:rPrChange>
        </w:rPr>
        <w:t>to see</w:t>
      </w:r>
      <w:r w:rsidRPr="00A811C8">
        <w:rPr>
          <w:color w:val="000000"/>
          <w:sz w:val="27"/>
          <w:szCs w:val="27"/>
          <w:highlight w:val="yellow"/>
          <w:rPrChange w:id="442" w:author="Owner" w:date="2020-09-03T12:52:00Z">
            <w:rPr>
              <w:color w:val="000000"/>
              <w:sz w:val="27"/>
              <w:szCs w:val="27"/>
            </w:rPr>
          </w:rPrChange>
        </w:rPr>
        <w:t xml:space="preserve"> students grow and develop</w:t>
      </w:r>
      <w:ins w:id="443" w:author="Owner" w:date="2020-09-03T11:35:00Z">
        <w:r w:rsidR="00167F68" w:rsidRPr="00A811C8">
          <w:rPr>
            <w:color w:val="000000"/>
            <w:sz w:val="27"/>
            <w:szCs w:val="27"/>
            <w:highlight w:val="yellow"/>
            <w:rPrChange w:id="444" w:author="Owner" w:date="2020-09-03T12:52:00Z">
              <w:rPr>
                <w:color w:val="000000"/>
                <w:sz w:val="27"/>
                <w:szCs w:val="27"/>
              </w:rPr>
            </w:rPrChange>
          </w:rPr>
          <w:t xml:space="preserve"> their understa</w:t>
        </w:r>
      </w:ins>
      <w:ins w:id="445" w:author="Owner" w:date="2020-09-03T11:36:00Z">
        <w:r w:rsidR="00167F68" w:rsidRPr="00A811C8">
          <w:rPr>
            <w:color w:val="000000"/>
            <w:sz w:val="27"/>
            <w:szCs w:val="27"/>
            <w:highlight w:val="yellow"/>
            <w:rPrChange w:id="446" w:author="Owner" w:date="2020-09-03T12:52:00Z">
              <w:rPr>
                <w:color w:val="000000"/>
                <w:sz w:val="27"/>
                <w:szCs w:val="27"/>
              </w:rPr>
            </w:rPrChange>
          </w:rPr>
          <w:t>nding and writing skills over the semester</w:t>
        </w:r>
      </w:ins>
      <w:r w:rsidRPr="00A811C8">
        <w:rPr>
          <w:color w:val="000000"/>
          <w:sz w:val="27"/>
          <w:szCs w:val="27"/>
          <w:highlight w:val="yellow"/>
          <w:rPrChange w:id="447" w:author="Owner" w:date="2020-09-03T12:52:00Z">
            <w:rPr>
              <w:color w:val="000000"/>
              <w:sz w:val="27"/>
              <w:szCs w:val="27"/>
            </w:rPr>
          </w:rPrChange>
        </w:rPr>
        <w:t>.</w:t>
      </w:r>
    </w:p>
    <w:p w14:paraId="7A897A00" w14:textId="48D04A85" w:rsidR="00087EC8" w:rsidRPr="00A811C8" w:rsidRDefault="00087EC8" w:rsidP="008530A6">
      <w:pPr>
        <w:pStyle w:val="NormalWeb"/>
        <w:rPr>
          <w:color w:val="000000"/>
          <w:sz w:val="27"/>
          <w:szCs w:val="27"/>
          <w:highlight w:val="yellow"/>
          <w:rPrChange w:id="448" w:author="Owner" w:date="2020-09-03T12:52:00Z">
            <w:rPr>
              <w:color w:val="000000"/>
              <w:sz w:val="27"/>
              <w:szCs w:val="27"/>
            </w:rPr>
          </w:rPrChange>
        </w:rPr>
      </w:pPr>
      <w:r w:rsidRPr="00A811C8">
        <w:rPr>
          <w:color w:val="000000"/>
          <w:sz w:val="27"/>
          <w:szCs w:val="27"/>
          <w:highlight w:val="yellow"/>
          <w:rPrChange w:id="449" w:author="Owner" w:date="2020-09-03T12:52:00Z">
            <w:rPr>
              <w:color w:val="000000"/>
              <w:sz w:val="27"/>
              <w:szCs w:val="27"/>
            </w:rPr>
          </w:rPrChange>
        </w:rPr>
        <w:t xml:space="preserve">My first course working as a TA was a scientific writing course. I </w:t>
      </w:r>
      <w:del w:id="450" w:author="Owner" w:date="2020-09-03T11:36:00Z">
        <w:r w:rsidRPr="00A811C8" w:rsidDel="00CA6D14">
          <w:rPr>
            <w:color w:val="000000"/>
            <w:sz w:val="27"/>
            <w:szCs w:val="27"/>
            <w:highlight w:val="yellow"/>
            <w:rPrChange w:id="451" w:author="Owner" w:date="2020-09-03T12:52:00Z">
              <w:rPr>
                <w:color w:val="000000"/>
                <w:sz w:val="27"/>
                <w:szCs w:val="27"/>
              </w:rPr>
            </w:rPrChange>
          </w:rPr>
          <w:delText xml:space="preserve">tried to </w:delText>
        </w:r>
      </w:del>
      <w:r w:rsidRPr="00A811C8">
        <w:rPr>
          <w:color w:val="000000"/>
          <w:sz w:val="27"/>
          <w:szCs w:val="27"/>
          <w:highlight w:val="yellow"/>
          <w:rPrChange w:id="452" w:author="Owner" w:date="2020-09-03T12:52:00Z">
            <w:rPr>
              <w:color w:val="000000"/>
              <w:sz w:val="27"/>
              <w:szCs w:val="27"/>
            </w:rPr>
          </w:rPrChange>
        </w:rPr>
        <w:t>motivate</w:t>
      </w:r>
      <w:ins w:id="453" w:author="Owner" w:date="2020-09-03T11:36:00Z">
        <w:r w:rsidR="00CA6D14" w:rsidRPr="00A811C8">
          <w:rPr>
            <w:color w:val="000000"/>
            <w:sz w:val="27"/>
            <w:szCs w:val="27"/>
            <w:highlight w:val="yellow"/>
            <w:rPrChange w:id="454" w:author="Owner" w:date="2020-09-03T12:52:00Z">
              <w:rPr>
                <w:color w:val="000000"/>
                <w:sz w:val="27"/>
                <w:szCs w:val="27"/>
              </w:rPr>
            </w:rPrChange>
          </w:rPr>
          <w:t>s</w:t>
        </w:r>
      </w:ins>
      <w:r w:rsidRPr="00A811C8">
        <w:rPr>
          <w:color w:val="000000"/>
          <w:sz w:val="27"/>
          <w:szCs w:val="27"/>
          <w:highlight w:val="yellow"/>
          <w:rPrChange w:id="455" w:author="Owner" w:date="2020-09-03T12:52:00Z">
            <w:rPr>
              <w:color w:val="000000"/>
              <w:sz w:val="27"/>
              <w:szCs w:val="27"/>
            </w:rPr>
          </w:rPrChange>
        </w:rPr>
        <w:t xml:space="preserve"> students by impressing on them the value of developing writing skills—regardless of who your employer is, </w:t>
      </w:r>
      <w:del w:id="456" w:author="Owner" w:date="2020-09-03T11:36:00Z">
        <w:r w:rsidRPr="00A811C8" w:rsidDel="00CA6D14">
          <w:rPr>
            <w:color w:val="000000"/>
            <w:sz w:val="27"/>
            <w:szCs w:val="27"/>
            <w:highlight w:val="yellow"/>
            <w:rPrChange w:id="457" w:author="Owner" w:date="2020-09-03T12:52:00Z">
              <w:rPr>
                <w:color w:val="000000"/>
                <w:sz w:val="27"/>
                <w:szCs w:val="27"/>
              </w:rPr>
            </w:rPrChange>
          </w:rPr>
          <w:delText>we all must</w:delText>
        </w:r>
      </w:del>
      <w:ins w:id="458" w:author="Owner" w:date="2020-09-03T11:36:00Z">
        <w:r w:rsidR="00CA6D14" w:rsidRPr="00A811C8">
          <w:rPr>
            <w:color w:val="000000"/>
            <w:sz w:val="27"/>
            <w:szCs w:val="27"/>
            <w:highlight w:val="yellow"/>
            <w:rPrChange w:id="459" w:author="Owner" w:date="2020-09-03T12:52:00Z">
              <w:rPr>
                <w:color w:val="000000"/>
                <w:sz w:val="27"/>
                <w:szCs w:val="27"/>
              </w:rPr>
            </w:rPrChange>
          </w:rPr>
          <w:t>everyone needs to</w:t>
        </w:r>
      </w:ins>
      <w:r w:rsidRPr="00A811C8">
        <w:rPr>
          <w:color w:val="000000"/>
          <w:sz w:val="27"/>
          <w:szCs w:val="27"/>
          <w:highlight w:val="yellow"/>
          <w:rPrChange w:id="460" w:author="Owner" w:date="2020-09-03T12:52:00Z">
            <w:rPr>
              <w:color w:val="000000"/>
              <w:sz w:val="27"/>
              <w:szCs w:val="27"/>
            </w:rPr>
          </w:rPrChange>
        </w:rPr>
        <w:t xml:space="preserve"> write papers and reports. </w:t>
      </w:r>
      <w:del w:id="461" w:author="Owner" w:date="2020-09-03T11:36:00Z">
        <w:r w:rsidRPr="00A811C8" w:rsidDel="00CA6D14">
          <w:rPr>
            <w:color w:val="000000"/>
            <w:sz w:val="27"/>
            <w:szCs w:val="27"/>
            <w:highlight w:val="yellow"/>
            <w:rPrChange w:id="462" w:author="Owner" w:date="2020-09-03T12:52:00Z">
              <w:rPr>
                <w:color w:val="000000"/>
                <w:sz w:val="27"/>
                <w:szCs w:val="27"/>
              </w:rPr>
            </w:rPrChange>
          </w:rPr>
          <w:delText xml:space="preserve">Writing is not a skill that only literature and creative writing students need. </w:delText>
        </w:r>
      </w:del>
      <w:r w:rsidRPr="00A811C8">
        <w:rPr>
          <w:color w:val="000000"/>
          <w:sz w:val="27"/>
          <w:szCs w:val="27"/>
          <w:highlight w:val="yellow"/>
          <w:rPrChange w:id="463" w:author="Owner" w:date="2020-09-03T12:52:00Z">
            <w:rPr>
              <w:color w:val="000000"/>
              <w:sz w:val="27"/>
              <w:szCs w:val="27"/>
            </w:rPr>
          </w:rPrChange>
        </w:rPr>
        <w:t xml:space="preserve">For some students that was motivation enough, but for others, they needed a more personal reason. </w:t>
      </w:r>
      <w:r w:rsidR="009B439C" w:rsidRPr="00A811C8">
        <w:rPr>
          <w:color w:val="000000"/>
          <w:sz w:val="27"/>
          <w:szCs w:val="27"/>
          <w:highlight w:val="yellow"/>
          <w:rPrChange w:id="464" w:author="Owner" w:date="2020-09-03T12:52:00Z">
            <w:rPr>
              <w:color w:val="000000"/>
              <w:sz w:val="27"/>
              <w:szCs w:val="27"/>
            </w:rPr>
          </w:rPrChange>
        </w:rPr>
        <w:t xml:space="preserve">They got their internal motivation when they got to write a final paper on a topic of their choosing. They wanted readers to </w:t>
      </w:r>
      <w:r w:rsidR="009B439C" w:rsidRPr="00A811C8">
        <w:rPr>
          <w:color w:val="538135" w:themeColor="accent6" w:themeShade="BF"/>
          <w:sz w:val="27"/>
          <w:szCs w:val="27"/>
          <w:highlight w:val="yellow"/>
          <w:rPrChange w:id="465" w:author="Owner" w:date="2020-09-03T12:52:00Z">
            <w:rPr>
              <w:color w:val="538135" w:themeColor="accent6" w:themeShade="BF"/>
              <w:sz w:val="27"/>
              <w:szCs w:val="27"/>
            </w:rPr>
          </w:rPrChange>
        </w:rPr>
        <w:t xml:space="preserve">understand what they were trying to say, and finally, realised that if they couldn’t get their ideas across to me and their instructors, they may not be able to get their ideas across to their future colleagues. They started to engage with the material, they participated in tutorials and asked thoughtful questions during one-on-one meetings that they requested. </w:t>
      </w:r>
    </w:p>
    <w:p w14:paraId="3E62C27D" w14:textId="0A523398" w:rsidR="003C0E97" w:rsidRDefault="003C0E97" w:rsidP="003C0E97">
      <w:pPr>
        <w:pStyle w:val="NormalWeb"/>
        <w:rPr>
          <w:color w:val="000000"/>
          <w:sz w:val="27"/>
          <w:szCs w:val="27"/>
        </w:rPr>
      </w:pPr>
      <w:r w:rsidRPr="00A811C8">
        <w:rPr>
          <w:color w:val="000000"/>
          <w:sz w:val="27"/>
          <w:szCs w:val="27"/>
          <w:highlight w:val="yellow"/>
          <w:rPrChange w:id="466" w:author="Owner" w:date="2020-09-03T12:52:00Z">
            <w:rPr>
              <w:color w:val="000000"/>
              <w:sz w:val="27"/>
              <w:szCs w:val="27"/>
            </w:rPr>
          </w:rPrChange>
        </w:rPr>
        <w:t>Th</w:t>
      </w:r>
      <w:r w:rsidR="00697ACE" w:rsidRPr="00A811C8">
        <w:rPr>
          <w:color w:val="000000"/>
          <w:sz w:val="27"/>
          <w:szCs w:val="27"/>
          <w:highlight w:val="yellow"/>
          <w:rPrChange w:id="467" w:author="Owner" w:date="2020-09-03T12:52:00Z">
            <w:rPr>
              <w:color w:val="000000"/>
              <w:sz w:val="27"/>
              <w:szCs w:val="27"/>
            </w:rPr>
          </w:rPrChange>
        </w:rPr>
        <w:t xml:space="preserve">is </w:t>
      </w:r>
      <w:r w:rsidRPr="00A811C8">
        <w:rPr>
          <w:color w:val="000000"/>
          <w:sz w:val="27"/>
          <w:szCs w:val="27"/>
          <w:highlight w:val="yellow"/>
          <w:rPrChange w:id="468" w:author="Owner" w:date="2020-09-03T12:52:00Z">
            <w:rPr>
              <w:color w:val="000000"/>
              <w:sz w:val="27"/>
              <w:szCs w:val="27"/>
            </w:rPr>
          </w:rPrChange>
        </w:rPr>
        <w:t>example also illustrates</w:t>
      </w:r>
      <w:r w:rsidR="00697ACE" w:rsidRPr="00A811C8">
        <w:rPr>
          <w:color w:val="000000"/>
          <w:sz w:val="27"/>
          <w:szCs w:val="27"/>
          <w:highlight w:val="yellow"/>
          <w:rPrChange w:id="469" w:author="Owner" w:date="2020-09-03T12:52:00Z">
            <w:rPr>
              <w:color w:val="000000"/>
              <w:sz w:val="27"/>
              <w:szCs w:val="27"/>
            </w:rPr>
          </w:rPrChange>
        </w:rPr>
        <w:t xml:space="preserve"> </w:t>
      </w:r>
      <w:ins w:id="470" w:author="Owner" w:date="2020-09-03T12:01:00Z">
        <w:r w:rsidR="00752FFB" w:rsidRPr="00A811C8">
          <w:rPr>
            <w:color w:val="000000"/>
            <w:sz w:val="27"/>
            <w:szCs w:val="27"/>
            <w:highlight w:val="yellow"/>
            <w:rPrChange w:id="471" w:author="Owner" w:date="2020-09-03T12:52:00Z">
              <w:rPr>
                <w:color w:val="000000"/>
                <w:sz w:val="27"/>
                <w:szCs w:val="27"/>
              </w:rPr>
            </w:rPrChange>
          </w:rPr>
          <w:t xml:space="preserve">the importance of student choice in selecting a final project. </w:t>
        </w:r>
      </w:ins>
      <w:del w:id="472" w:author="Owner" w:date="2020-09-03T12:01:00Z">
        <w:r w:rsidR="00697ACE" w:rsidRPr="00A811C8" w:rsidDel="00752FFB">
          <w:rPr>
            <w:color w:val="000000"/>
            <w:sz w:val="27"/>
            <w:szCs w:val="27"/>
            <w:highlight w:val="yellow"/>
            <w:rPrChange w:id="473" w:author="Owner" w:date="2020-09-03T12:52:00Z">
              <w:rPr>
                <w:color w:val="000000"/>
                <w:sz w:val="27"/>
                <w:szCs w:val="27"/>
              </w:rPr>
            </w:rPrChange>
          </w:rPr>
          <w:delText>how giving students the freedom to choose their own final project enhances their learning</w:delText>
        </w:r>
        <w:r w:rsidRPr="00A811C8" w:rsidDel="00752FFB">
          <w:rPr>
            <w:color w:val="000000"/>
            <w:sz w:val="27"/>
            <w:szCs w:val="27"/>
            <w:highlight w:val="yellow"/>
            <w:rPrChange w:id="474" w:author="Owner" w:date="2020-09-03T12:52:00Z">
              <w:rPr>
                <w:color w:val="000000"/>
                <w:sz w:val="27"/>
                <w:szCs w:val="27"/>
              </w:rPr>
            </w:rPrChange>
          </w:rPr>
          <w:delText xml:space="preserve">. </w:delText>
        </w:r>
      </w:del>
      <w:r w:rsidR="00697ACE" w:rsidRPr="00A811C8">
        <w:rPr>
          <w:color w:val="000000"/>
          <w:sz w:val="27"/>
          <w:szCs w:val="27"/>
          <w:highlight w:val="yellow"/>
          <w:rPrChange w:id="475" w:author="Owner" w:date="2020-09-03T12:52:00Z">
            <w:rPr>
              <w:color w:val="000000"/>
              <w:sz w:val="27"/>
              <w:szCs w:val="27"/>
            </w:rPr>
          </w:rPrChange>
        </w:rPr>
        <w:t>W</w:t>
      </w:r>
      <w:r w:rsidRPr="00A811C8">
        <w:rPr>
          <w:color w:val="000000"/>
          <w:sz w:val="27"/>
          <w:szCs w:val="27"/>
          <w:highlight w:val="yellow"/>
          <w:rPrChange w:id="476" w:author="Owner" w:date="2020-09-03T12:52:00Z">
            <w:rPr>
              <w:color w:val="000000"/>
              <w:sz w:val="27"/>
              <w:szCs w:val="27"/>
            </w:rPr>
          </w:rPrChange>
        </w:rPr>
        <w:t>hen I think back to</w:t>
      </w:r>
      <w:r w:rsidR="00697ACE" w:rsidRPr="00A811C8">
        <w:rPr>
          <w:color w:val="000000"/>
          <w:sz w:val="27"/>
          <w:szCs w:val="27"/>
          <w:highlight w:val="yellow"/>
          <w:rPrChange w:id="477" w:author="Owner" w:date="2020-09-03T12:52:00Z">
            <w:rPr>
              <w:color w:val="000000"/>
              <w:sz w:val="27"/>
              <w:szCs w:val="27"/>
            </w:rPr>
          </w:rPrChange>
        </w:rPr>
        <w:t xml:space="preserve"> my learning experience as an undergrad, the topics and discussions that I remember </w:t>
      </w:r>
      <w:ins w:id="478" w:author="Owner" w:date="2020-09-03T12:28:00Z">
        <w:r w:rsidR="00DC4892" w:rsidRPr="00A811C8">
          <w:rPr>
            <w:color w:val="000000"/>
            <w:sz w:val="27"/>
            <w:szCs w:val="27"/>
            <w:highlight w:val="yellow"/>
            <w:rPrChange w:id="479" w:author="Owner" w:date="2020-09-03T12:52:00Z">
              <w:rPr>
                <w:color w:val="000000"/>
                <w:sz w:val="27"/>
                <w:szCs w:val="27"/>
              </w:rPr>
            </w:rPrChange>
          </w:rPr>
          <w:t>best are the</w:t>
        </w:r>
      </w:ins>
      <w:ins w:id="480" w:author="Owner" w:date="2020-09-03T12:29:00Z">
        <w:r w:rsidR="00DC4892" w:rsidRPr="00A811C8">
          <w:rPr>
            <w:color w:val="000000"/>
            <w:sz w:val="27"/>
            <w:szCs w:val="27"/>
            <w:highlight w:val="yellow"/>
            <w:rPrChange w:id="481" w:author="Owner" w:date="2020-09-03T12:52:00Z">
              <w:rPr>
                <w:color w:val="000000"/>
                <w:sz w:val="27"/>
                <w:szCs w:val="27"/>
              </w:rPr>
            </w:rPrChange>
          </w:rPr>
          <w:t xml:space="preserve"> topics that I chose to work on, rather than the ones that the professor dictated for us.</w:t>
        </w:r>
      </w:ins>
      <w:del w:id="482" w:author="Owner" w:date="2020-09-03T12:29:00Z">
        <w:r w:rsidRPr="00A811C8" w:rsidDel="00DC4892">
          <w:rPr>
            <w:color w:val="000000"/>
            <w:sz w:val="27"/>
            <w:szCs w:val="27"/>
            <w:highlight w:val="yellow"/>
            <w:rPrChange w:id="483" w:author="Owner" w:date="2020-09-03T12:52:00Z">
              <w:rPr>
                <w:color w:val="000000"/>
                <w:sz w:val="27"/>
                <w:szCs w:val="27"/>
              </w:rPr>
            </w:rPrChange>
          </w:rPr>
          <w:delText xml:space="preserve"> the courses that I took as an undergrad, the ones I remember the most are topics that I got to choose for myself and work on as the final project/essay.</w:delText>
        </w:r>
      </w:del>
      <w:r w:rsidRPr="00A811C8">
        <w:rPr>
          <w:color w:val="000000"/>
          <w:sz w:val="27"/>
          <w:szCs w:val="27"/>
          <w:highlight w:val="yellow"/>
          <w:rPrChange w:id="484" w:author="Owner" w:date="2020-09-03T12:52:00Z">
            <w:rPr>
              <w:color w:val="000000"/>
              <w:sz w:val="27"/>
              <w:szCs w:val="27"/>
            </w:rPr>
          </w:rPrChange>
        </w:rPr>
        <w:t xml:space="preserve"> </w:t>
      </w:r>
      <w:del w:id="485" w:author="Owner" w:date="2020-09-03T12:29:00Z">
        <w:r w:rsidRPr="00A811C8" w:rsidDel="00DC4892">
          <w:rPr>
            <w:color w:val="000000"/>
            <w:sz w:val="27"/>
            <w:szCs w:val="27"/>
            <w:highlight w:val="yellow"/>
            <w:rPrChange w:id="486" w:author="Owner" w:date="2020-09-03T12:52:00Z">
              <w:rPr>
                <w:color w:val="000000"/>
                <w:sz w:val="27"/>
                <w:szCs w:val="27"/>
              </w:rPr>
            </w:rPrChange>
          </w:rPr>
          <w:delText xml:space="preserve">It </w:delText>
        </w:r>
      </w:del>
      <w:ins w:id="487" w:author="Owner" w:date="2020-09-03T12:29:00Z">
        <w:r w:rsidR="00DC4892" w:rsidRPr="00A811C8">
          <w:rPr>
            <w:color w:val="000000"/>
            <w:sz w:val="27"/>
            <w:szCs w:val="27"/>
            <w:highlight w:val="yellow"/>
            <w:rPrChange w:id="488" w:author="Owner" w:date="2020-09-03T12:52:00Z">
              <w:rPr>
                <w:color w:val="000000"/>
                <w:sz w:val="27"/>
                <w:szCs w:val="27"/>
              </w:rPr>
            </w:rPrChange>
          </w:rPr>
          <w:t xml:space="preserve">These final projects </w:t>
        </w:r>
      </w:ins>
      <w:r w:rsidRPr="00A811C8">
        <w:rPr>
          <w:color w:val="000000"/>
          <w:sz w:val="27"/>
          <w:szCs w:val="27"/>
          <w:highlight w:val="yellow"/>
          <w:rPrChange w:id="489" w:author="Owner" w:date="2020-09-03T12:52:00Z">
            <w:rPr>
              <w:color w:val="000000"/>
              <w:sz w:val="27"/>
              <w:szCs w:val="27"/>
            </w:rPr>
          </w:rPrChange>
        </w:rPr>
        <w:t xml:space="preserve">gave me an opportunity to actively apply some of the concepts that we’d </w:t>
      </w:r>
      <w:del w:id="490" w:author="Owner" w:date="2020-09-03T12:36:00Z">
        <w:r w:rsidRPr="00A811C8" w:rsidDel="00682651">
          <w:rPr>
            <w:color w:val="000000"/>
            <w:sz w:val="27"/>
            <w:szCs w:val="27"/>
            <w:highlight w:val="yellow"/>
            <w:rPrChange w:id="491" w:author="Owner" w:date="2020-09-03T12:52:00Z">
              <w:rPr>
                <w:color w:val="000000"/>
                <w:sz w:val="27"/>
                <w:szCs w:val="27"/>
              </w:rPr>
            </w:rPrChange>
          </w:rPr>
          <w:delText xml:space="preserve">covered </w:delText>
        </w:r>
      </w:del>
      <w:ins w:id="492" w:author="Owner" w:date="2020-09-03T12:36:00Z">
        <w:r w:rsidR="00682651" w:rsidRPr="00A811C8">
          <w:rPr>
            <w:color w:val="000000"/>
            <w:sz w:val="27"/>
            <w:szCs w:val="27"/>
            <w:highlight w:val="yellow"/>
            <w:rPrChange w:id="493" w:author="Owner" w:date="2020-09-03T12:52:00Z">
              <w:rPr>
                <w:color w:val="000000"/>
                <w:sz w:val="27"/>
                <w:szCs w:val="27"/>
              </w:rPr>
            </w:rPrChange>
          </w:rPr>
          <w:t xml:space="preserve">learned </w:t>
        </w:r>
      </w:ins>
      <w:r w:rsidRPr="00A811C8">
        <w:rPr>
          <w:color w:val="000000"/>
          <w:sz w:val="27"/>
          <w:szCs w:val="27"/>
          <w:highlight w:val="yellow"/>
          <w:rPrChange w:id="494" w:author="Owner" w:date="2020-09-03T12:52:00Z">
            <w:rPr>
              <w:color w:val="000000"/>
              <w:sz w:val="27"/>
              <w:szCs w:val="27"/>
            </w:rPr>
          </w:rPrChange>
        </w:rPr>
        <w:t xml:space="preserve">in </w:t>
      </w:r>
      <w:del w:id="495" w:author="Owner" w:date="2020-09-03T12:35:00Z">
        <w:r w:rsidRPr="00A811C8" w:rsidDel="00682651">
          <w:rPr>
            <w:color w:val="000000"/>
            <w:sz w:val="27"/>
            <w:szCs w:val="27"/>
            <w:highlight w:val="yellow"/>
            <w:rPrChange w:id="496" w:author="Owner" w:date="2020-09-03T12:52:00Z">
              <w:rPr>
                <w:color w:val="000000"/>
                <w:sz w:val="27"/>
                <w:szCs w:val="27"/>
              </w:rPr>
            </w:rPrChange>
          </w:rPr>
          <w:delText xml:space="preserve">class </w:delText>
        </w:r>
      </w:del>
      <w:ins w:id="497" w:author="Owner" w:date="2020-09-03T12:35:00Z">
        <w:r w:rsidR="00682651" w:rsidRPr="00A811C8">
          <w:rPr>
            <w:color w:val="000000"/>
            <w:sz w:val="27"/>
            <w:szCs w:val="27"/>
            <w:highlight w:val="yellow"/>
            <w:rPrChange w:id="498" w:author="Owner" w:date="2020-09-03T12:52:00Z">
              <w:rPr>
                <w:color w:val="000000"/>
                <w:sz w:val="27"/>
                <w:szCs w:val="27"/>
              </w:rPr>
            </w:rPrChange>
          </w:rPr>
          <w:t>the course</w:t>
        </w:r>
      </w:ins>
      <w:del w:id="499" w:author="Owner" w:date="2020-09-03T12:36:00Z">
        <w:r w:rsidRPr="00A811C8" w:rsidDel="00682651">
          <w:rPr>
            <w:color w:val="000000"/>
            <w:sz w:val="27"/>
            <w:szCs w:val="27"/>
            <w:highlight w:val="yellow"/>
            <w:rPrChange w:id="500" w:author="Owner" w:date="2020-09-03T12:52:00Z">
              <w:rPr>
                <w:color w:val="000000"/>
                <w:sz w:val="27"/>
                <w:szCs w:val="27"/>
              </w:rPr>
            </w:rPrChange>
          </w:rPr>
          <w:delText xml:space="preserve">to parse out the situation or </w:delText>
        </w:r>
      </w:del>
      <w:del w:id="501" w:author="Owner" w:date="2020-09-03T12:35:00Z">
        <w:r w:rsidRPr="00A811C8" w:rsidDel="00682651">
          <w:rPr>
            <w:color w:val="000000"/>
            <w:sz w:val="27"/>
            <w:szCs w:val="27"/>
            <w:highlight w:val="yellow"/>
            <w:rPrChange w:id="502" w:author="Owner" w:date="2020-09-03T12:52:00Z">
              <w:rPr>
                <w:color w:val="000000"/>
                <w:sz w:val="27"/>
                <w:szCs w:val="27"/>
              </w:rPr>
            </w:rPrChange>
          </w:rPr>
          <w:delText xml:space="preserve">try to </w:delText>
        </w:r>
      </w:del>
      <w:del w:id="503" w:author="Owner" w:date="2020-09-03T12:36:00Z">
        <w:r w:rsidRPr="00A811C8" w:rsidDel="00682651">
          <w:rPr>
            <w:color w:val="000000"/>
            <w:sz w:val="27"/>
            <w:szCs w:val="27"/>
            <w:highlight w:val="yellow"/>
            <w:rPrChange w:id="504" w:author="Owner" w:date="2020-09-03T12:52:00Z">
              <w:rPr>
                <w:color w:val="000000"/>
                <w:sz w:val="27"/>
                <w:szCs w:val="27"/>
              </w:rPr>
            </w:rPrChange>
          </w:rPr>
          <w:delText>find a solution</w:delText>
        </w:r>
      </w:del>
      <w:r w:rsidRPr="00A811C8">
        <w:rPr>
          <w:color w:val="000000"/>
          <w:sz w:val="27"/>
          <w:szCs w:val="27"/>
          <w:highlight w:val="yellow"/>
          <w:rPrChange w:id="505" w:author="Owner" w:date="2020-09-03T12:52:00Z">
            <w:rPr>
              <w:color w:val="000000"/>
              <w:sz w:val="27"/>
              <w:szCs w:val="27"/>
            </w:rPr>
          </w:rPrChange>
        </w:rPr>
        <w:t xml:space="preserve">. By the end of the </w:t>
      </w:r>
      <w:del w:id="506" w:author="Owner" w:date="2020-09-03T12:36:00Z">
        <w:r w:rsidRPr="00A811C8" w:rsidDel="00682651">
          <w:rPr>
            <w:color w:val="000000"/>
            <w:sz w:val="27"/>
            <w:szCs w:val="27"/>
            <w:highlight w:val="yellow"/>
            <w:rPrChange w:id="507" w:author="Owner" w:date="2020-09-03T12:52:00Z">
              <w:rPr>
                <w:color w:val="000000"/>
                <w:sz w:val="27"/>
                <w:szCs w:val="27"/>
              </w:rPr>
            </w:rPrChange>
          </w:rPr>
          <w:delText>course</w:delText>
        </w:r>
      </w:del>
      <w:ins w:id="508" w:author="Owner" w:date="2020-09-03T12:36:00Z">
        <w:r w:rsidR="00682651" w:rsidRPr="00A811C8">
          <w:rPr>
            <w:color w:val="000000"/>
            <w:sz w:val="27"/>
            <w:szCs w:val="27"/>
            <w:highlight w:val="yellow"/>
            <w:rPrChange w:id="509" w:author="Owner" w:date="2020-09-03T12:52:00Z">
              <w:rPr>
                <w:color w:val="000000"/>
                <w:sz w:val="27"/>
                <w:szCs w:val="27"/>
              </w:rPr>
            </w:rPrChange>
          </w:rPr>
          <w:t>project</w:t>
        </w:r>
      </w:ins>
      <w:r w:rsidRPr="00A811C8">
        <w:rPr>
          <w:color w:val="000000"/>
          <w:sz w:val="27"/>
          <w:szCs w:val="27"/>
          <w:highlight w:val="yellow"/>
          <w:rPrChange w:id="510" w:author="Owner" w:date="2020-09-03T12:52:00Z">
            <w:rPr>
              <w:color w:val="000000"/>
              <w:sz w:val="27"/>
              <w:szCs w:val="27"/>
            </w:rPr>
          </w:rPrChange>
        </w:rPr>
        <w:t xml:space="preserve">, I was more motivated to learn than </w:t>
      </w:r>
      <w:ins w:id="511" w:author="Owner" w:date="2020-09-03T12:36:00Z">
        <w:r w:rsidR="00682651" w:rsidRPr="00A811C8">
          <w:rPr>
            <w:color w:val="000000"/>
            <w:sz w:val="27"/>
            <w:szCs w:val="27"/>
            <w:highlight w:val="yellow"/>
            <w:rPrChange w:id="512" w:author="Owner" w:date="2020-09-03T12:52:00Z">
              <w:rPr>
                <w:color w:val="000000"/>
                <w:sz w:val="27"/>
                <w:szCs w:val="27"/>
              </w:rPr>
            </w:rPrChange>
          </w:rPr>
          <w:t xml:space="preserve">at </w:t>
        </w:r>
      </w:ins>
      <w:r w:rsidRPr="00A811C8">
        <w:rPr>
          <w:color w:val="000000"/>
          <w:sz w:val="27"/>
          <w:szCs w:val="27"/>
          <w:highlight w:val="yellow"/>
          <w:rPrChange w:id="513" w:author="Owner" w:date="2020-09-03T12:52:00Z">
            <w:rPr>
              <w:color w:val="000000"/>
              <w:sz w:val="27"/>
              <w:szCs w:val="27"/>
            </w:rPr>
          </w:rPrChange>
        </w:rPr>
        <w:t xml:space="preserve">the beginning of the semester! </w:t>
      </w:r>
      <w:ins w:id="514" w:author="Owner" w:date="2020-09-03T12:37:00Z">
        <w:r w:rsidR="00682651" w:rsidRPr="00A811C8">
          <w:rPr>
            <w:color w:val="000000"/>
            <w:sz w:val="27"/>
            <w:szCs w:val="27"/>
            <w:highlight w:val="yellow"/>
            <w:rPrChange w:id="515" w:author="Owner" w:date="2020-09-03T12:52:00Z">
              <w:rPr>
                <w:color w:val="000000"/>
                <w:sz w:val="27"/>
                <w:szCs w:val="27"/>
              </w:rPr>
            </w:rPrChange>
          </w:rPr>
          <w:t>Seeing the same experience reflected</w:t>
        </w:r>
      </w:ins>
      <w:del w:id="516" w:author="Owner" w:date="2020-09-03T12:37:00Z">
        <w:r w:rsidRPr="00A811C8" w:rsidDel="00682651">
          <w:rPr>
            <w:color w:val="000000"/>
            <w:sz w:val="27"/>
            <w:szCs w:val="27"/>
            <w:highlight w:val="yellow"/>
            <w:rPrChange w:id="517" w:author="Owner" w:date="2020-09-03T12:52:00Z">
              <w:rPr>
                <w:color w:val="000000"/>
                <w:sz w:val="27"/>
                <w:szCs w:val="27"/>
              </w:rPr>
            </w:rPrChange>
          </w:rPr>
          <w:delText>Seeing a similar situation reflected</w:delText>
        </w:r>
      </w:del>
      <w:r w:rsidRPr="00A811C8">
        <w:rPr>
          <w:color w:val="000000"/>
          <w:sz w:val="27"/>
          <w:szCs w:val="27"/>
          <w:highlight w:val="yellow"/>
          <w:rPrChange w:id="518" w:author="Owner" w:date="2020-09-03T12:52:00Z">
            <w:rPr>
              <w:color w:val="000000"/>
              <w:sz w:val="27"/>
              <w:szCs w:val="27"/>
            </w:rPr>
          </w:rPrChange>
        </w:rPr>
        <w:t xml:space="preserve"> in my students made me appreciate the importance of giving students the freedom to choose their final projects/essays.</w:t>
      </w:r>
    </w:p>
    <w:p w14:paraId="6DCC1A56" w14:textId="0190947F" w:rsidR="003C0E97" w:rsidRDefault="003C0E97" w:rsidP="003C0E97">
      <w:pPr>
        <w:pStyle w:val="NormalWeb"/>
        <w:rPr>
          <w:color w:val="000000"/>
          <w:sz w:val="27"/>
          <w:szCs w:val="27"/>
        </w:rPr>
      </w:pPr>
      <w:del w:id="519" w:author="Owner" w:date="2020-09-03T12:37:00Z">
        <w:r w:rsidDel="00682651">
          <w:rPr>
            <w:color w:val="000000"/>
            <w:sz w:val="27"/>
            <w:szCs w:val="27"/>
          </w:rPr>
          <w:delText xml:space="preserve">In conservation biology, </w:delText>
        </w:r>
      </w:del>
      <w:ins w:id="520" w:author="Owner" w:date="2020-09-04T15:29:00Z">
        <w:r w:rsidR="00774560">
          <w:rPr>
            <w:color w:val="000000"/>
            <w:sz w:val="27"/>
            <w:szCs w:val="27"/>
          </w:rPr>
          <w:t>C</w:t>
        </w:r>
      </w:ins>
      <w:ins w:id="521" w:author="Owner" w:date="2020-09-03T12:37:00Z">
        <w:r w:rsidR="00682651">
          <w:rPr>
            <w:color w:val="000000"/>
            <w:sz w:val="27"/>
            <w:szCs w:val="27"/>
          </w:rPr>
          <w:t>ritical thinking</w:t>
        </w:r>
      </w:ins>
      <w:ins w:id="522" w:author="Owner" w:date="2020-09-03T12:38:00Z">
        <w:r w:rsidR="00682651">
          <w:rPr>
            <w:color w:val="000000"/>
            <w:sz w:val="27"/>
            <w:szCs w:val="27"/>
          </w:rPr>
          <w:t xml:space="preserve"> as an essential skill that individuals need to develop. </w:t>
        </w:r>
      </w:ins>
      <w:r>
        <w:rPr>
          <w:color w:val="000000"/>
          <w:sz w:val="27"/>
          <w:szCs w:val="27"/>
        </w:rPr>
        <w:t xml:space="preserve">I challenge students to think outside of the material that they </w:t>
      </w:r>
      <w:del w:id="523" w:author="Owner" w:date="2020-09-03T12:39:00Z">
        <w:r w:rsidDel="00682651">
          <w:rPr>
            <w:color w:val="000000"/>
            <w:sz w:val="27"/>
            <w:szCs w:val="27"/>
          </w:rPr>
          <w:delText>learned</w:delText>
        </w:r>
      </w:del>
      <w:ins w:id="524" w:author="Owner" w:date="2020-09-03T12:39:00Z">
        <w:r w:rsidR="00682651">
          <w:rPr>
            <w:color w:val="000000"/>
            <w:sz w:val="27"/>
            <w:szCs w:val="27"/>
          </w:rPr>
          <w:t>read</w:t>
        </w:r>
      </w:ins>
      <w:r>
        <w:rPr>
          <w:color w:val="000000"/>
          <w:sz w:val="27"/>
          <w:szCs w:val="27"/>
        </w:rPr>
        <w:t>, to question it, question the methodology</w:t>
      </w:r>
      <w:del w:id="525" w:author="Owner" w:date="2020-09-03T12:39:00Z">
        <w:r w:rsidDel="00682651">
          <w:rPr>
            <w:color w:val="000000"/>
            <w:sz w:val="27"/>
            <w:szCs w:val="27"/>
          </w:rPr>
          <w:delText xml:space="preserve"> of the studies we read</w:delText>
        </w:r>
      </w:del>
      <w:r>
        <w:rPr>
          <w:color w:val="000000"/>
          <w:sz w:val="27"/>
          <w:szCs w:val="27"/>
        </w:rPr>
        <w:t xml:space="preserve"> and to think critically about the subject, rather than accepting that it must be good because it</w:t>
      </w:r>
      <w:del w:id="526" w:author="Owner" w:date="2020-09-03T12:39:00Z">
        <w:r w:rsidDel="00682651">
          <w:rPr>
            <w:color w:val="000000"/>
            <w:sz w:val="27"/>
            <w:szCs w:val="27"/>
          </w:rPr>
          <w:delText>’</w:delText>
        </w:r>
      </w:del>
      <w:ins w:id="527" w:author="Owner" w:date="2020-09-03T12:39:00Z">
        <w:r w:rsidR="00682651">
          <w:rPr>
            <w:color w:val="000000"/>
            <w:sz w:val="27"/>
            <w:szCs w:val="27"/>
          </w:rPr>
          <w:t xml:space="preserve"> wa</w:t>
        </w:r>
      </w:ins>
      <w:r>
        <w:rPr>
          <w:color w:val="000000"/>
          <w:sz w:val="27"/>
          <w:szCs w:val="27"/>
        </w:rPr>
        <w:t xml:space="preserve">s </w:t>
      </w:r>
      <w:del w:id="528" w:author="Owner" w:date="2020-09-03T12:39:00Z">
        <w:r w:rsidDel="00682651">
          <w:rPr>
            <w:color w:val="000000"/>
            <w:sz w:val="27"/>
            <w:szCs w:val="27"/>
          </w:rPr>
          <w:delText xml:space="preserve">been </w:delText>
        </w:r>
      </w:del>
      <w:r>
        <w:rPr>
          <w:color w:val="000000"/>
          <w:sz w:val="27"/>
          <w:szCs w:val="27"/>
        </w:rPr>
        <w:t>published. For practice, I encourage</w:t>
      </w:r>
      <w:ins w:id="529" w:author="Owner" w:date="2020-09-03T15:33:00Z">
        <w:r w:rsidR="004D26B5">
          <w:rPr>
            <w:color w:val="000000"/>
            <w:sz w:val="27"/>
            <w:szCs w:val="27"/>
          </w:rPr>
          <w:t>d</w:t>
        </w:r>
      </w:ins>
      <w:ins w:id="530" w:author="Owner" w:date="2020-09-03T12:39:00Z">
        <w:r w:rsidR="00682651">
          <w:rPr>
            <w:color w:val="000000"/>
            <w:sz w:val="27"/>
            <w:szCs w:val="27"/>
          </w:rPr>
          <w:t xml:space="preserve"> </w:t>
        </w:r>
      </w:ins>
      <w:del w:id="531" w:author="Owner" w:date="2020-09-03T12:39:00Z">
        <w:r w:rsidDel="00682651">
          <w:rPr>
            <w:color w:val="000000"/>
            <w:sz w:val="27"/>
            <w:szCs w:val="27"/>
          </w:rPr>
          <w:delText>d them</w:delText>
        </w:r>
      </w:del>
      <w:ins w:id="532" w:author="Owner" w:date="2020-09-03T12:39:00Z">
        <w:r w:rsidR="00682651">
          <w:rPr>
            <w:color w:val="000000"/>
            <w:sz w:val="27"/>
            <w:szCs w:val="27"/>
          </w:rPr>
          <w:t>students</w:t>
        </w:r>
      </w:ins>
      <w:r>
        <w:rPr>
          <w:color w:val="000000"/>
          <w:sz w:val="27"/>
          <w:szCs w:val="27"/>
        </w:rPr>
        <w:t xml:space="preserve"> to </w:t>
      </w:r>
      <w:r w:rsidR="00682651">
        <w:rPr>
          <w:color w:val="000000"/>
          <w:sz w:val="27"/>
          <w:szCs w:val="27"/>
        </w:rPr>
        <w:t xml:space="preserve">challenge </w:t>
      </w:r>
      <w:r>
        <w:rPr>
          <w:color w:val="000000"/>
          <w:sz w:val="27"/>
          <w:szCs w:val="27"/>
        </w:rPr>
        <w:t xml:space="preserve">not only </w:t>
      </w:r>
      <w:del w:id="533" w:author="Owner" w:date="2020-09-03T12:40:00Z">
        <w:r w:rsidDel="00682651">
          <w:rPr>
            <w:color w:val="000000"/>
            <w:sz w:val="27"/>
            <w:szCs w:val="27"/>
          </w:rPr>
          <w:delText xml:space="preserve">challenge </w:delText>
        </w:r>
      </w:del>
      <w:r>
        <w:rPr>
          <w:color w:val="000000"/>
          <w:sz w:val="27"/>
          <w:szCs w:val="27"/>
        </w:rPr>
        <w:t xml:space="preserve">each other’s ideas, but also my ideas. I turned it into a game and showed them that I welcomed </w:t>
      </w:r>
      <w:ins w:id="534" w:author="Owner" w:date="2020-09-03T15:33:00Z">
        <w:r w:rsidR="004D26B5">
          <w:rPr>
            <w:color w:val="000000"/>
            <w:sz w:val="27"/>
            <w:szCs w:val="27"/>
          </w:rPr>
          <w:t>their challenge</w:t>
        </w:r>
      </w:ins>
      <w:del w:id="535" w:author="Owner" w:date="2020-09-03T15:33:00Z">
        <w:r w:rsidDel="004D26B5">
          <w:rPr>
            <w:color w:val="000000"/>
            <w:sz w:val="27"/>
            <w:szCs w:val="27"/>
          </w:rPr>
          <w:delText>it</w:delText>
        </w:r>
      </w:del>
      <w:r>
        <w:rPr>
          <w:color w:val="000000"/>
          <w:sz w:val="27"/>
          <w:szCs w:val="27"/>
        </w:rPr>
        <w:t xml:space="preserve"> to a) set an example and show them how to deal with challenges in a productive way and b)</w:t>
      </w:r>
      <w:del w:id="536" w:author="Owner" w:date="2020-09-03T12:50:00Z">
        <w:r w:rsidDel="00982655">
          <w:rPr>
            <w:color w:val="000000"/>
            <w:sz w:val="27"/>
            <w:szCs w:val="27"/>
          </w:rPr>
          <w:delText xml:space="preserve"> to</w:delText>
        </w:r>
      </w:del>
      <w:r>
        <w:rPr>
          <w:color w:val="000000"/>
          <w:sz w:val="27"/>
          <w:szCs w:val="27"/>
        </w:rPr>
        <w:t xml:space="preserve"> encourage a positive supportive environment where challenges were a way to help you develop your thinking. It worked</w:t>
      </w:r>
      <w:del w:id="537" w:author="Owner" w:date="2020-09-03T12:50:00Z">
        <w:r w:rsidDel="00982655">
          <w:rPr>
            <w:color w:val="000000"/>
            <w:sz w:val="27"/>
            <w:szCs w:val="27"/>
          </w:rPr>
          <w:delText>.</w:delText>
        </w:r>
      </w:del>
      <w:ins w:id="538" w:author="Owner" w:date="2020-09-03T12:50:00Z">
        <w:r w:rsidR="00982655">
          <w:rPr>
            <w:color w:val="000000"/>
            <w:sz w:val="27"/>
            <w:szCs w:val="27"/>
          </w:rPr>
          <w:t>!</w:t>
        </w:r>
      </w:ins>
      <w:r>
        <w:rPr>
          <w:color w:val="000000"/>
          <w:sz w:val="27"/>
          <w:szCs w:val="27"/>
        </w:rPr>
        <w:t xml:space="preserve"> There was some hesitation in the earlier tutorials, but by the end, </w:t>
      </w:r>
      <w:del w:id="539" w:author="Owner" w:date="2020-09-03T12:50:00Z">
        <w:r w:rsidDel="00982655">
          <w:rPr>
            <w:color w:val="000000"/>
            <w:sz w:val="27"/>
            <w:szCs w:val="27"/>
          </w:rPr>
          <w:delText xml:space="preserve">some </w:delText>
        </w:r>
      </w:del>
      <w:ins w:id="540" w:author="Owner" w:date="2020-09-03T12:50:00Z">
        <w:r w:rsidR="00982655">
          <w:rPr>
            <w:color w:val="000000"/>
            <w:sz w:val="27"/>
            <w:szCs w:val="27"/>
          </w:rPr>
          <w:t xml:space="preserve">most </w:t>
        </w:r>
      </w:ins>
      <w:r>
        <w:rPr>
          <w:color w:val="000000"/>
          <w:sz w:val="27"/>
          <w:szCs w:val="27"/>
        </w:rPr>
        <w:t xml:space="preserve">groups </w:t>
      </w:r>
      <w:del w:id="541" w:author="Owner" w:date="2020-09-03T15:34:00Z">
        <w:r w:rsidDel="00075D2D">
          <w:rPr>
            <w:color w:val="000000"/>
            <w:sz w:val="27"/>
            <w:szCs w:val="27"/>
          </w:rPr>
          <w:delText xml:space="preserve">were </w:delText>
        </w:r>
        <w:r w:rsidDel="00075D2D">
          <w:rPr>
            <w:color w:val="000000"/>
            <w:sz w:val="27"/>
            <w:szCs w:val="27"/>
          </w:rPr>
          <w:lastRenderedPageBreak/>
          <w:delText>having</w:delText>
        </w:r>
      </w:del>
      <w:ins w:id="542" w:author="Owner" w:date="2020-09-03T15:34:00Z">
        <w:r w:rsidR="00075D2D">
          <w:rPr>
            <w:color w:val="000000"/>
            <w:sz w:val="27"/>
            <w:szCs w:val="27"/>
          </w:rPr>
          <w:t>had</w:t>
        </w:r>
      </w:ins>
      <w:del w:id="543" w:author="Owner" w:date="2020-09-03T15:34:00Z">
        <w:r w:rsidDel="00075D2D">
          <w:rPr>
            <w:color w:val="000000"/>
            <w:sz w:val="27"/>
            <w:szCs w:val="27"/>
          </w:rPr>
          <w:delText xml:space="preserve"> very</w:delText>
        </w:r>
      </w:del>
      <w:r>
        <w:rPr>
          <w:color w:val="000000"/>
          <w:sz w:val="27"/>
          <w:szCs w:val="27"/>
        </w:rPr>
        <w:t xml:space="preserve"> lively and fruitful discussions</w:t>
      </w:r>
      <w:ins w:id="544" w:author="Owner" w:date="2020-09-03T15:34:00Z">
        <w:r w:rsidR="00075D2D">
          <w:rPr>
            <w:color w:val="000000"/>
            <w:sz w:val="27"/>
            <w:szCs w:val="27"/>
          </w:rPr>
          <w:t xml:space="preserve"> by</w:t>
        </w:r>
      </w:ins>
      <w:del w:id="545" w:author="Owner" w:date="2020-09-03T15:34:00Z">
        <w:r w:rsidDel="00075D2D">
          <w:rPr>
            <w:color w:val="000000"/>
            <w:sz w:val="27"/>
            <w:szCs w:val="27"/>
          </w:rPr>
          <w:delText>,</w:delText>
        </w:r>
      </w:del>
      <w:r>
        <w:rPr>
          <w:color w:val="000000"/>
          <w:sz w:val="27"/>
          <w:szCs w:val="27"/>
        </w:rPr>
        <w:t xml:space="preserve"> challenging each other and trying to understand where the other person was coming from.</w:t>
      </w:r>
    </w:p>
    <w:p w14:paraId="4A1B48C8" w14:textId="281708AE" w:rsidR="003C0E97" w:rsidRDefault="00075D2D" w:rsidP="003C0E97">
      <w:pPr>
        <w:pStyle w:val="NormalWeb"/>
        <w:rPr>
          <w:color w:val="000000"/>
          <w:sz w:val="27"/>
          <w:szCs w:val="27"/>
        </w:rPr>
      </w:pPr>
      <w:ins w:id="546" w:author="Owner" w:date="2020-09-03T15:35:00Z">
        <w:r>
          <w:rPr>
            <w:color w:val="000000"/>
            <w:sz w:val="27"/>
            <w:szCs w:val="27"/>
          </w:rPr>
          <w:t xml:space="preserve">While I wanted to encourage a lively discussion, I also wanted to ensure that students were respectful of each other’s ideas and opinions. </w:t>
        </w:r>
      </w:ins>
      <w:r w:rsidR="003C0E97">
        <w:rPr>
          <w:color w:val="000000"/>
          <w:sz w:val="27"/>
          <w:szCs w:val="27"/>
        </w:rPr>
        <w:t xml:space="preserve">Creating this </w:t>
      </w:r>
      <w:ins w:id="547" w:author="Owner" w:date="2020-09-03T15:35:00Z">
        <w:r>
          <w:rPr>
            <w:color w:val="000000"/>
            <w:sz w:val="27"/>
            <w:szCs w:val="27"/>
          </w:rPr>
          <w:t xml:space="preserve">type of </w:t>
        </w:r>
      </w:ins>
      <w:del w:id="548" w:author="Owner" w:date="2020-09-03T15:34:00Z">
        <w:r w:rsidR="003C0E97" w:rsidDel="00075D2D">
          <w:rPr>
            <w:color w:val="000000"/>
            <w:sz w:val="27"/>
            <w:szCs w:val="27"/>
          </w:rPr>
          <w:delText xml:space="preserve">sort of a </w:delText>
        </w:r>
      </w:del>
      <w:r w:rsidR="003C0E97">
        <w:rPr>
          <w:color w:val="000000"/>
          <w:sz w:val="27"/>
          <w:szCs w:val="27"/>
        </w:rPr>
        <w:t>safe environment is crucial for developing critical thinking skills</w:t>
      </w:r>
      <w:del w:id="549" w:author="Owner" w:date="2020-09-03T12:41:00Z">
        <w:r w:rsidR="003C0E97" w:rsidDel="00420EE9">
          <w:rPr>
            <w:color w:val="000000"/>
            <w:sz w:val="27"/>
            <w:szCs w:val="27"/>
          </w:rPr>
          <w:delText xml:space="preserve"> in students</w:delText>
        </w:r>
      </w:del>
      <w:r w:rsidR="003C0E97">
        <w:rPr>
          <w:color w:val="000000"/>
          <w:sz w:val="27"/>
          <w:szCs w:val="27"/>
        </w:rPr>
        <w:t xml:space="preserve">. </w:t>
      </w:r>
      <w:del w:id="550" w:author="Owner" w:date="2020-09-03T12:50:00Z">
        <w:r w:rsidR="003C0E97" w:rsidDel="00BF77E0">
          <w:rPr>
            <w:color w:val="000000"/>
            <w:sz w:val="27"/>
            <w:szCs w:val="27"/>
          </w:rPr>
          <w:delText xml:space="preserve">Again, </w:delText>
        </w:r>
      </w:del>
      <w:del w:id="551" w:author="Owner" w:date="2020-09-03T12:41:00Z">
        <w:r w:rsidR="003C0E97" w:rsidDel="00420EE9">
          <w:rPr>
            <w:color w:val="000000"/>
            <w:sz w:val="27"/>
            <w:szCs w:val="27"/>
          </w:rPr>
          <w:delText xml:space="preserve">in conservation biology, </w:delText>
        </w:r>
      </w:del>
      <w:del w:id="552" w:author="Owner" w:date="2020-09-03T15:35:00Z">
        <w:r w:rsidR="003C0E97" w:rsidDel="00075D2D">
          <w:rPr>
            <w:color w:val="000000"/>
            <w:sz w:val="27"/>
            <w:szCs w:val="27"/>
          </w:rPr>
          <w:delText xml:space="preserve">I wanted to encourage a lively discussion, </w:delText>
        </w:r>
      </w:del>
      <w:del w:id="553" w:author="Owner" w:date="2020-09-03T12:50:00Z">
        <w:r w:rsidR="003C0E97" w:rsidDel="00BF77E0">
          <w:rPr>
            <w:color w:val="000000"/>
            <w:sz w:val="27"/>
            <w:szCs w:val="27"/>
          </w:rPr>
          <w:delText xml:space="preserve">but </w:delText>
        </w:r>
      </w:del>
      <w:del w:id="554" w:author="Owner" w:date="2020-09-03T15:35:00Z">
        <w:r w:rsidR="003C0E97" w:rsidDel="00075D2D">
          <w:rPr>
            <w:color w:val="000000"/>
            <w:sz w:val="27"/>
            <w:szCs w:val="27"/>
          </w:rPr>
          <w:delText>also wanted to ensure that students were respectful of each other’s ideas and opinions.</w:delText>
        </w:r>
      </w:del>
      <w:r w:rsidR="003C0E97">
        <w:rPr>
          <w:color w:val="000000"/>
          <w:sz w:val="27"/>
          <w:szCs w:val="27"/>
        </w:rPr>
        <w:t xml:space="preserve"> </w:t>
      </w:r>
      <w:ins w:id="555" w:author="Owner" w:date="2020-09-03T15:35:00Z">
        <w:r>
          <w:rPr>
            <w:color w:val="000000"/>
            <w:sz w:val="27"/>
            <w:szCs w:val="27"/>
          </w:rPr>
          <w:t xml:space="preserve">So, </w:t>
        </w:r>
      </w:ins>
      <w:del w:id="556" w:author="Owner" w:date="2020-09-03T15:35:00Z">
        <w:r w:rsidR="003C0E97" w:rsidDel="00075D2D">
          <w:rPr>
            <w:color w:val="000000"/>
            <w:sz w:val="27"/>
            <w:szCs w:val="27"/>
          </w:rPr>
          <w:delText>I</w:delText>
        </w:r>
      </w:del>
      <w:ins w:id="557" w:author="Owner" w:date="2020-09-03T15:35:00Z">
        <w:r>
          <w:rPr>
            <w:color w:val="000000"/>
            <w:sz w:val="27"/>
            <w:szCs w:val="27"/>
          </w:rPr>
          <w:t>i</w:t>
        </w:r>
      </w:ins>
      <w:r w:rsidR="003C0E97">
        <w:rPr>
          <w:color w:val="000000"/>
          <w:sz w:val="27"/>
          <w:szCs w:val="27"/>
        </w:rPr>
        <w:t xml:space="preserve">n the first ten minutes of the first </w:t>
      </w:r>
      <w:del w:id="558" w:author="Owner" w:date="2020-09-03T15:35:00Z">
        <w:r w:rsidR="003C0E97" w:rsidDel="00075D2D">
          <w:rPr>
            <w:color w:val="000000"/>
            <w:sz w:val="27"/>
            <w:szCs w:val="27"/>
          </w:rPr>
          <w:delText xml:space="preserve">class </w:delText>
        </w:r>
      </w:del>
      <w:ins w:id="559" w:author="Owner" w:date="2020-09-03T15:35:00Z">
        <w:r>
          <w:rPr>
            <w:color w:val="000000"/>
            <w:sz w:val="27"/>
            <w:szCs w:val="27"/>
          </w:rPr>
          <w:t xml:space="preserve">tutorial </w:t>
        </w:r>
      </w:ins>
      <w:r w:rsidR="003C0E97">
        <w:rPr>
          <w:color w:val="000000"/>
          <w:sz w:val="27"/>
          <w:szCs w:val="27"/>
        </w:rPr>
        <w:t>I made it very clear that the environment that I was trying to create was one of mutual respect and understanding</w:t>
      </w:r>
      <w:del w:id="560" w:author="Owner" w:date="2020-09-03T15:36:00Z">
        <w:r w:rsidR="003C0E97" w:rsidDel="00075D2D">
          <w:rPr>
            <w:color w:val="000000"/>
            <w:sz w:val="27"/>
            <w:szCs w:val="27"/>
          </w:rPr>
          <w:delText xml:space="preserve"> </w:delText>
        </w:r>
      </w:del>
      <w:r w:rsidR="003C0E97">
        <w:rPr>
          <w:color w:val="000000"/>
          <w:sz w:val="27"/>
          <w:szCs w:val="27"/>
        </w:rPr>
        <w:t>–</w:t>
      </w:r>
      <w:del w:id="561" w:author="Owner" w:date="2020-09-03T15:36:00Z">
        <w:r w:rsidR="003C0E97" w:rsidDel="00075D2D">
          <w:rPr>
            <w:color w:val="000000"/>
            <w:sz w:val="27"/>
            <w:szCs w:val="27"/>
          </w:rPr>
          <w:delText xml:space="preserve"> </w:delText>
        </w:r>
      </w:del>
      <w:r w:rsidR="003C0E97">
        <w:rPr>
          <w:color w:val="000000"/>
          <w:sz w:val="27"/>
          <w:szCs w:val="27"/>
        </w:rPr>
        <w:t>not just between the students and myself, but also between fellow students. I taught three sections. The first and last section</w:t>
      </w:r>
      <w:ins w:id="562" w:author="Owner" w:date="2020-09-03T15:36:00Z">
        <w:r>
          <w:rPr>
            <w:color w:val="000000"/>
            <w:sz w:val="27"/>
            <w:szCs w:val="27"/>
          </w:rPr>
          <w:t>s</w:t>
        </w:r>
      </w:ins>
      <w:r w:rsidR="003C0E97">
        <w:rPr>
          <w:color w:val="000000"/>
          <w:sz w:val="27"/>
          <w:szCs w:val="27"/>
        </w:rPr>
        <w:t xml:space="preserve"> were open to discussions after the initial speech about creating a safe space, but it was a pain to get students in my middle section to speak out. Initially, I thought they just needed some time to get used to each other and that they would start participating in a week or two. </w:t>
      </w:r>
      <w:ins w:id="563" w:author="Owner" w:date="2020-09-03T12:43:00Z">
        <w:r w:rsidR="00420EE9">
          <w:rPr>
            <w:color w:val="000000"/>
            <w:sz w:val="27"/>
            <w:szCs w:val="27"/>
          </w:rPr>
          <w:t xml:space="preserve">But, </w:t>
        </w:r>
      </w:ins>
      <w:del w:id="564" w:author="Owner" w:date="2020-09-03T12:43:00Z">
        <w:r w:rsidR="003C0E97" w:rsidDel="00420EE9">
          <w:rPr>
            <w:color w:val="000000"/>
            <w:sz w:val="27"/>
            <w:szCs w:val="27"/>
          </w:rPr>
          <w:delText>A</w:delText>
        </w:r>
      </w:del>
      <w:ins w:id="565" w:author="Owner" w:date="2020-09-03T12:43:00Z">
        <w:r w:rsidR="00420EE9">
          <w:rPr>
            <w:color w:val="000000"/>
            <w:sz w:val="27"/>
            <w:szCs w:val="27"/>
          </w:rPr>
          <w:t>a</w:t>
        </w:r>
      </w:ins>
      <w:r w:rsidR="003C0E97">
        <w:rPr>
          <w:color w:val="000000"/>
          <w:sz w:val="27"/>
          <w:szCs w:val="27"/>
        </w:rPr>
        <w:t xml:space="preserve">fter three weeks, they were still hesitant. So, </w:t>
      </w:r>
      <w:del w:id="566" w:author="Owner" w:date="2020-09-03T15:36:00Z">
        <w:r w:rsidR="003C0E97" w:rsidDel="00075D2D">
          <w:rPr>
            <w:color w:val="000000"/>
            <w:sz w:val="27"/>
            <w:szCs w:val="27"/>
          </w:rPr>
          <w:delText xml:space="preserve">after the third tutorial, </w:delText>
        </w:r>
      </w:del>
      <w:r w:rsidR="003C0E97">
        <w:rPr>
          <w:color w:val="000000"/>
          <w:sz w:val="27"/>
          <w:szCs w:val="27"/>
        </w:rPr>
        <w:t xml:space="preserve">I asked them </w:t>
      </w:r>
      <w:del w:id="567" w:author="Owner" w:date="2020-09-03T12:43:00Z">
        <w:r w:rsidR="003C0E97" w:rsidDel="00420EE9">
          <w:rPr>
            <w:color w:val="000000"/>
            <w:sz w:val="27"/>
            <w:szCs w:val="27"/>
          </w:rPr>
          <w:delText>if there</w:delText>
        </w:r>
      </w:del>
      <w:ins w:id="568" w:author="Owner" w:date="2020-09-03T12:43:00Z">
        <w:r w:rsidR="00420EE9">
          <w:rPr>
            <w:color w:val="000000"/>
            <w:sz w:val="27"/>
            <w:szCs w:val="27"/>
          </w:rPr>
          <w:t xml:space="preserve">what </w:t>
        </w:r>
      </w:ins>
      <w:del w:id="569" w:author="Owner" w:date="2020-09-03T12:44:00Z">
        <w:r w:rsidR="003C0E97" w:rsidDel="00420EE9">
          <w:rPr>
            <w:color w:val="000000"/>
            <w:sz w:val="27"/>
            <w:szCs w:val="27"/>
          </w:rPr>
          <w:delText xml:space="preserve"> was </w:delText>
        </w:r>
      </w:del>
      <w:del w:id="570" w:author="Owner" w:date="2020-09-03T12:43:00Z">
        <w:r w:rsidR="003C0E97" w:rsidDel="00420EE9">
          <w:rPr>
            <w:color w:val="000000"/>
            <w:sz w:val="27"/>
            <w:szCs w:val="27"/>
          </w:rPr>
          <w:delText>anything</w:delText>
        </w:r>
      </w:del>
      <w:del w:id="571" w:author="Owner" w:date="2020-09-03T12:44:00Z">
        <w:r w:rsidR="003C0E97" w:rsidDel="00420EE9">
          <w:rPr>
            <w:color w:val="000000"/>
            <w:sz w:val="27"/>
            <w:szCs w:val="27"/>
          </w:rPr>
          <w:delText xml:space="preserve"> </w:delText>
        </w:r>
      </w:del>
      <w:r w:rsidR="003C0E97">
        <w:rPr>
          <w:color w:val="000000"/>
          <w:sz w:val="27"/>
          <w:szCs w:val="27"/>
        </w:rPr>
        <w:t>I could do to encourage participation since</w:t>
      </w:r>
      <w:ins w:id="572" w:author="Owner" w:date="2020-09-03T12:44:00Z">
        <w:r w:rsidR="00420EE9">
          <w:rPr>
            <w:color w:val="000000"/>
            <w:sz w:val="27"/>
            <w:szCs w:val="27"/>
          </w:rPr>
          <w:t xml:space="preserve"> that was</w:t>
        </w:r>
      </w:ins>
      <w:r w:rsidR="003C0E97">
        <w:rPr>
          <w:color w:val="000000"/>
          <w:sz w:val="27"/>
          <w:szCs w:val="27"/>
        </w:rPr>
        <w:t xml:space="preserve"> the entire point of the tutorials</w:t>
      </w:r>
      <w:del w:id="573" w:author="Owner" w:date="2020-09-03T12:44:00Z">
        <w:r w:rsidR="003C0E97" w:rsidDel="00420EE9">
          <w:rPr>
            <w:color w:val="000000"/>
            <w:sz w:val="27"/>
            <w:szCs w:val="27"/>
          </w:rPr>
          <w:delText xml:space="preserve"> was participation and developing critical thinking skills</w:delText>
        </w:r>
      </w:del>
      <w:r w:rsidR="003C0E97">
        <w:rPr>
          <w:color w:val="000000"/>
          <w:sz w:val="27"/>
          <w:szCs w:val="27"/>
        </w:rPr>
        <w:t>. A few students came up to me</w:t>
      </w:r>
      <w:ins w:id="574" w:author="Owner" w:date="2020-09-03T15:37:00Z">
        <w:r>
          <w:rPr>
            <w:color w:val="000000"/>
            <w:sz w:val="27"/>
            <w:szCs w:val="27"/>
          </w:rPr>
          <w:t>, after class,</w:t>
        </w:r>
      </w:ins>
      <w:r w:rsidR="003C0E97">
        <w:rPr>
          <w:color w:val="000000"/>
          <w:sz w:val="27"/>
          <w:szCs w:val="27"/>
        </w:rPr>
        <w:t xml:space="preserve"> and mentioned that they were hesitant to participate because they were worried that they might offend people whose opinions differed from their</w:t>
      </w:r>
      <w:del w:id="575" w:author="Owner" w:date="2020-09-03T12:44:00Z">
        <w:r w:rsidR="003C0E97" w:rsidDel="00420EE9">
          <w:rPr>
            <w:color w:val="000000"/>
            <w:sz w:val="27"/>
            <w:szCs w:val="27"/>
          </w:rPr>
          <w:delText>s</w:delText>
        </w:r>
      </w:del>
      <w:ins w:id="576" w:author="Owner" w:date="2020-09-03T12:44:00Z">
        <w:r w:rsidR="00420EE9">
          <w:rPr>
            <w:color w:val="000000"/>
            <w:sz w:val="27"/>
            <w:szCs w:val="27"/>
          </w:rPr>
          <w:t xml:space="preserve"> own</w:t>
        </w:r>
      </w:ins>
      <w:r w:rsidR="003C0E97">
        <w:rPr>
          <w:color w:val="000000"/>
          <w:sz w:val="27"/>
          <w:szCs w:val="27"/>
        </w:rPr>
        <w:t>.</w:t>
      </w:r>
    </w:p>
    <w:p w14:paraId="13C3FE18" w14:textId="243A9ABF" w:rsidR="003C0E97" w:rsidRDefault="003C0E97" w:rsidP="003C0E97">
      <w:pPr>
        <w:pStyle w:val="NormalWeb"/>
        <w:rPr>
          <w:color w:val="000000"/>
          <w:sz w:val="27"/>
          <w:szCs w:val="27"/>
        </w:rPr>
      </w:pPr>
      <w:r>
        <w:rPr>
          <w:color w:val="000000"/>
          <w:sz w:val="27"/>
          <w:szCs w:val="27"/>
        </w:rPr>
        <w:t xml:space="preserve">Taking what they had said into account, before beginning the fourth tutorial session for that section, I reiterated that this was a safe space, but I added that the tutorial was also a learning space. We would start with the basic assumption that no one wanted to hurt or offend anyone else, and if they did, then we could discuss it in a mature and respectful manner to understand what was offensive, so that everyone in the class learns </w:t>
      </w:r>
      <w:del w:id="577" w:author="Owner" w:date="2020-09-03T15:38:00Z">
        <w:r w:rsidDel="00075D2D">
          <w:rPr>
            <w:color w:val="000000"/>
            <w:sz w:val="27"/>
            <w:szCs w:val="27"/>
          </w:rPr>
          <w:delText>what not to do in the future</w:delText>
        </w:r>
      </w:del>
      <w:ins w:id="578" w:author="Owner" w:date="2020-09-03T15:38:00Z">
        <w:r w:rsidR="00075D2D">
          <w:rPr>
            <w:color w:val="000000"/>
            <w:sz w:val="27"/>
            <w:szCs w:val="27"/>
          </w:rPr>
          <w:t>the what and the why</w:t>
        </w:r>
      </w:ins>
      <w:r>
        <w:rPr>
          <w:color w:val="000000"/>
          <w:sz w:val="27"/>
          <w:szCs w:val="27"/>
        </w:rPr>
        <w:t xml:space="preserve">. After this </w:t>
      </w:r>
      <w:del w:id="579" w:author="Owner" w:date="2020-09-03T15:38:00Z">
        <w:r w:rsidDel="00075D2D">
          <w:rPr>
            <w:color w:val="000000"/>
            <w:sz w:val="27"/>
            <w:szCs w:val="27"/>
          </w:rPr>
          <w:delText>introduction</w:delText>
        </w:r>
      </w:del>
      <w:ins w:id="580" w:author="Owner" w:date="2020-09-03T15:38:00Z">
        <w:r w:rsidR="00075D2D">
          <w:rPr>
            <w:color w:val="000000"/>
            <w:sz w:val="27"/>
            <w:szCs w:val="27"/>
          </w:rPr>
          <w:t>intervention</w:t>
        </w:r>
      </w:ins>
      <w:r>
        <w:rPr>
          <w:color w:val="000000"/>
          <w:sz w:val="27"/>
          <w:szCs w:val="27"/>
        </w:rPr>
        <w:t xml:space="preserve">, participation in the class increased by more than two-fold! </w:t>
      </w:r>
      <w:ins w:id="581" w:author="Owner" w:date="2020-09-03T12:45:00Z">
        <w:r w:rsidR="00420EE9">
          <w:rPr>
            <w:color w:val="000000"/>
            <w:sz w:val="27"/>
            <w:szCs w:val="27"/>
          </w:rPr>
          <w:t xml:space="preserve">The following </w:t>
        </w:r>
      </w:ins>
      <w:del w:id="582" w:author="Owner" w:date="2020-09-03T12:45:00Z">
        <w:r w:rsidDel="00420EE9">
          <w:rPr>
            <w:color w:val="000000"/>
            <w:sz w:val="27"/>
            <w:szCs w:val="27"/>
          </w:rPr>
          <w:delText xml:space="preserve">Next </w:delText>
        </w:r>
      </w:del>
      <w:r>
        <w:rPr>
          <w:color w:val="000000"/>
          <w:sz w:val="27"/>
          <w:szCs w:val="27"/>
        </w:rPr>
        <w:t>year, when I t</w:t>
      </w:r>
      <w:ins w:id="583" w:author="Owner" w:date="2020-09-03T12:45:00Z">
        <w:r w:rsidR="00420EE9">
          <w:rPr>
            <w:color w:val="000000"/>
            <w:sz w:val="27"/>
            <w:szCs w:val="27"/>
          </w:rPr>
          <w:t>aught</w:t>
        </w:r>
      </w:ins>
      <w:del w:id="584" w:author="Owner" w:date="2020-09-03T12:45:00Z">
        <w:r w:rsidDel="00420EE9">
          <w:rPr>
            <w:color w:val="000000"/>
            <w:sz w:val="27"/>
            <w:szCs w:val="27"/>
          </w:rPr>
          <w:delText>each</w:delText>
        </w:r>
      </w:del>
      <w:r>
        <w:rPr>
          <w:color w:val="000000"/>
          <w:sz w:val="27"/>
          <w:szCs w:val="27"/>
        </w:rPr>
        <w:t xml:space="preserve"> the same course, I </w:t>
      </w:r>
      <w:del w:id="585" w:author="Owner" w:date="2020-09-03T12:45:00Z">
        <w:r w:rsidDel="00982655">
          <w:rPr>
            <w:color w:val="000000"/>
            <w:sz w:val="27"/>
            <w:szCs w:val="27"/>
          </w:rPr>
          <w:delText xml:space="preserve">plan on </w:delText>
        </w:r>
      </w:del>
      <w:r>
        <w:rPr>
          <w:color w:val="000000"/>
          <w:sz w:val="27"/>
          <w:szCs w:val="27"/>
        </w:rPr>
        <w:t>ma</w:t>
      </w:r>
      <w:ins w:id="586" w:author="Owner" w:date="2020-09-03T12:45:00Z">
        <w:r w:rsidR="00982655">
          <w:rPr>
            <w:color w:val="000000"/>
            <w:sz w:val="27"/>
            <w:szCs w:val="27"/>
          </w:rPr>
          <w:t>de</w:t>
        </w:r>
      </w:ins>
      <w:del w:id="587" w:author="Owner" w:date="2020-09-03T12:45:00Z">
        <w:r w:rsidDel="00982655">
          <w:rPr>
            <w:color w:val="000000"/>
            <w:sz w:val="27"/>
            <w:szCs w:val="27"/>
          </w:rPr>
          <w:delText>king</w:delText>
        </w:r>
      </w:del>
      <w:r>
        <w:rPr>
          <w:color w:val="000000"/>
          <w:sz w:val="27"/>
          <w:szCs w:val="27"/>
        </w:rPr>
        <w:t xml:space="preserve"> sure that the students realise</w:t>
      </w:r>
      <w:ins w:id="588" w:author="Owner" w:date="2020-09-03T12:45:00Z">
        <w:r w:rsidR="00982655">
          <w:rPr>
            <w:color w:val="000000"/>
            <w:sz w:val="27"/>
            <w:szCs w:val="27"/>
          </w:rPr>
          <w:t>d</w:t>
        </w:r>
      </w:ins>
      <w:r>
        <w:rPr>
          <w:color w:val="000000"/>
          <w:sz w:val="27"/>
          <w:szCs w:val="27"/>
        </w:rPr>
        <w:t xml:space="preserve">, from the get-go, that safe space also means that when you make a mistake, we </w:t>
      </w:r>
      <w:del w:id="589" w:author="Owner" w:date="2020-09-03T15:38:00Z">
        <w:r w:rsidDel="00075D2D">
          <w:rPr>
            <w:color w:val="000000"/>
            <w:sz w:val="27"/>
            <w:szCs w:val="27"/>
          </w:rPr>
          <w:delText xml:space="preserve">will </w:delText>
        </w:r>
      </w:del>
      <w:r>
        <w:rPr>
          <w:color w:val="000000"/>
          <w:sz w:val="27"/>
          <w:szCs w:val="27"/>
        </w:rPr>
        <w:t>work through it together.</w:t>
      </w:r>
      <w:ins w:id="590" w:author="Owner" w:date="2020-09-03T12:46:00Z">
        <w:r w:rsidR="00982655">
          <w:rPr>
            <w:color w:val="000000"/>
            <w:sz w:val="27"/>
            <w:szCs w:val="27"/>
          </w:rPr>
          <w:t xml:space="preserve"> That year, participation was high in all sessions</w:t>
        </w:r>
      </w:ins>
      <w:ins w:id="591" w:author="Owner" w:date="2020-09-03T15:38:00Z">
        <w:r w:rsidR="0021555F">
          <w:rPr>
            <w:color w:val="000000"/>
            <w:sz w:val="27"/>
            <w:szCs w:val="27"/>
          </w:rPr>
          <w:t xml:space="preserve"> fro</w:t>
        </w:r>
      </w:ins>
      <w:ins w:id="592" w:author="Owner" w:date="2020-09-03T15:39:00Z">
        <w:r w:rsidR="0021555F">
          <w:rPr>
            <w:color w:val="000000"/>
            <w:sz w:val="27"/>
            <w:szCs w:val="27"/>
          </w:rPr>
          <w:t>m the beginning</w:t>
        </w:r>
      </w:ins>
      <w:ins w:id="593" w:author="Owner" w:date="2020-09-03T12:46:00Z">
        <w:r w:rsidR="00982655">
          <w:rPr>
            <w:color w:val="000000"/>
            <w:sz w:val="27"/>
            <w:szCs w:val="27"/>
          </w:rPr>
          <w:t>!</w:t>
        </w:r>
      </w:ins>
    </w:p>
    <w:p w14:paraId="60F7A599" w14:textId="22F3E284" w:rsidR="003C0E97" w:rsidRDefault="003C0E97" w:rsidP="003C0E97">
      <w:pPr>
        <w:pStyle w:val="NormalWeb"/>
        <w:rPr>
          <w:color w:val="000000"/>
          <w:sz w:val="27"/>
          <w:szCs w:val="27"/>
        </w:rPr>
      </w:pPr>
      <w:del w:id="594" w:author="Owner" w:date="2020-09-03T12:47:00Z">
        <w:r w:rsidDel="00982655">
          <w:rPr>
            <w:color w:val="000000"/>
            <w:sz w:val="27"/>
            <w:szCs w:val="27"/>
          </w:rPr>
          <w:delText>In the end, m</w:delText>
        </w:r>
      </w:del>
      <w:ins w:id="595" w:author="Owner" w:date="2020-09-03T12:47:00Z">
        <w:r w:rsidR="00982655">
          <w:rPr>
            <w:color w:val="000000"/>
            <w:sz w:val="27"/>
            <w:szCs w:val="27"/>
          </w:rPr>
          <w:t>To summarize, m</w:t>
        </w:r>
      </w:ins>
      <w:r>
        <w:rPr>
          <w:color w:val="000000"/>
          <w:sz w:val="27"/>
          <w:szCs w:val="27"/>
        </w:rPr>
        <w:t xml:space="preserve">y goal is </w:t>
      </w:r>
      <w:del w:id="596" w:author="Owner" w:date="2020-09-03T15:39:00Z">
        <w:r w:rsidDel="0021555F">
          <w:rPr>
            <w:color w:val="000000"/>
            <w:sz w:val="27"/>
            <w:szCs w:val="27"/>
          </w:rPr>
          <w:delText xml:space="preserve">that </w:delText>
        </w:r>
      </w:del>
      <w:ins w:id="597" w:author="Owner" w:date="2020-09-03T15:39:00Z">
        <w:r w:rsidR="0021555F">
          <w:rPr>
            <w:color w:val="000000"/>
            <w:sz w:val="27"/>
            <w:szCs w:val="27"/>
          </w:rPr>
          <w:t xml:space="preserve">for </w:t>
        </w:r>
      </w:ins>
      <w:r>
        <w:rPr>
          <w:color w:val="000000"/>
          <w:sz w:val="27"/>
          <w:szCs w:val="27"/>
        </w:rPr>
        <w:t xml:space="preserve">students </w:t>
      </w:r>
      <w:ins w:id="598" w:author="Owner" w:date="2020-09-03T15:39:00Z">
        <w:r w:rsidR="0021555F">
          <w:rPr>
            <w:color w:val="000000"/>
            <w:sz w:val="27"/>
            <w:szCs w:val="27"/>
          </w:rPr>
          <w:t xml:space="preserve">to </w:t>
        </w:r>
      </w:ins>
      <w:r>
        <w:rPr>
          <w:color w:val="000000"/>
          <w:sz w:val="27"/>
          <w:szCs w:val="27"/>
        </w:rPr>
        <w:t xml:space="preserve">learn to think critically about any relevant </w:t>
      </w:r>
      <w:ins w:id="599" w:author="Owner" w:date="2020-09-03T15:39:00Z">
        <w:r w:rsidR="0021555F">
          <w:rPr>
            <w:color w:val="000000"/>
            <w:sz w:val="27"/>
            <w:szCs w:val="27"/>
          </w:rPr>
          <w:t xml:space="preserve">topic and/or </w:t>
        </w:r>
      </w:ins>
      <w:r>
        <w:rPr>
          <w:color w:val="000000"/>
          <w:sz w:val="27"/>
          <w:szCs w:val="27"/>
        </w:rPr>
        <w:t>contemporary issue</w:t>
      </w:r>
      <w:del w:id="600" w:author="Owner" w:date="2020-09-03T12:47:00Z">
        <w:r w:rsidDel="00982655">
          <w:rPr>
            <w:color w:val="000000"/>
            <w:sz w:val="27"/>
            <w:szCs w:val="27"/>
          </w:rPr>
          <w:delText>s in the field</w:delText>
        </w:r>
      </w:del>
      <w:r>
        <w:rPr>
          <w:color w:val="000000"/>
          <w:sz w:val="27"/>
          <w:szCs w:val="27"/>
        </w:rPr>
        <w:t xml:space="preserve">, consider the problem from multiple perspectives and make a strong case for their proposed solution. </w:t>
      </w:r>
      <w:del w:id="601" w:author="Owner" w:date="2020-09-03T12:47:00Z">
        <w:r w:rsidDel="00982655">
          <w:rPr>
            <w:color w:val="000000"/>
            <w:sz w:val="27"/>
            <w:szCs w:val="27"/>
          </w:rPr>
          <w:delText xml:space="preserve">When presenting their proposed solutions, </w:delText>
        </w:r>
      </w:del>
      <w:r>
        <w:rPr>
          <w:color w:val="000000"/>
          <w:sz w:val="27"/>
          <w:szCs w:val="27"/>
        </w:rPr>
        <w:t xml:space="preserve">I also </w:t>
      </w:r>
      <w:del w:id="602" w:author="Owner" w:date="2020-09-03T12:47:00Z">
        <w:r w:rsidDel="00982655">
          <w:rPr>
            <w:color w:val="000000"/>
            <w:sz w:val="27"/>
            <w:szCs w:val="27"/>
          </w:rPr>
          <w:delText xml:space="preserve">try to </w:delText>
        </w:r>
      </w:del>
      <w:r>
        <w:rPr>
          <w:color w:val="000000"/>
          <w:sz w:val="27"/>
          <w:szCs w:val="27"/>
        </w:rPr>
        <w:t xml:space="preserve">encourage </w:t>
      </w:r>
      <w:del w:id="603" w:author="Owner" w:date="2020-09-03T12:47:00Z">
        <w:r w:rsidDel="00982655">
          <w:rPr>
            <w:color w:val="000000"/>
            <w:sz w:val="27"/>
            <w:szCs w:val="27"/>
          </w:rPr>
          <w:delText xml:space="preserve">my </w:delText>
        </w:r>
      </w:del>
      <w:r>
        <w:rPr>
          <w:color w:val="000000"/>
          <w:sz w:val="27"/>
          <w:szCs w:val="27"/>
        </w:rPr>
        <w:t xml:space="preserve">students to be willing and flexible to adapt their </w:t>
      </w:r>
      <w:ins w:id="604" w:author="Owner" w:date="2020-09-03T15:40:00Z">
        <w:r w:rsidR="0021555F">
          <w:rPr>
            <w:color w:val="000000"/>
            <w:sz w:val="27"/>
            <w:szCs w:val="27"/>
          </w:rPr>
          <w:t xml:space="preserve">views and </w:t>
        </w:r>
      </w:ins>
      <w:r>
        <w:rPr>
          <w:color w:val="000000"/>
          <w:sz w:val="27"/>
          <w:szCs w:val="27"/>
        </w:rPr>
        <w:t xml:space="preserve">plans based on valid </w:t>
      </w:r>
      <w:ins w:id="605" w:author="Owner" w:date="2020-09-03T15:40:00Z">
        <w:r w:rsidR="0021555F">
          <w:rPr>
            <w:color w:val="000000"/>
            <w:sz w:val="27"/>
            <w:szCs w:val="27"/>
          </w:rPr>
          <w:t xml:space="preserve">arguments and </w:t>
        </w:r>
      </w:ins>
      <w:r>
        <w:rPr>
          <w:color w:val="000000"/>
          <w:sz w:val="27"/>
          <w:szCs w:val="27"/>
        </w:rPr>
        <w:t>recommendations</w:t>
      </w:r>
      <w:ins w:id="606" w:author="Owner" w:date="2020-09-03T15:40:00Z">
        <w:r w:rsidR="0021555F">
          <w:rPr>
            <w:color w:val="000000"/>
            <w:sz w:val="27"/>
            <w:szCs w:val="27"/>
          </w:rPr>
          <w:t>, respectively</w:t>
        </w:r>
      </w:ins>
      <w:ins w:id="607" w:author="Owner" w:date="2020-09-03T12:48:00Z">
        <w:r w:rsidR="00982655">
          <w:rPr>
            <w:color w:val="000000"/>
            <w:sz w:val="27"/>
            <w:szCs w:val="27"/>
          </w:rPr>
          <w:t xml:space="preserve">—after all, problem solving, flexibility and adaptability are </w:t>
        </w:r>
      </w:ins>
      <w:ins w:id="608" w:author="Owner" w:date="2020-09-03T15:40:00Z">
        <w:r w:rsidR="0021555F">
          <w:rPr>
            <w:color w:val="000000"/>
            <w:sz w:val="27"/>
            <w:szCs w:val="27"/>
          </w:rPr>
          <w:t>vital</w:t>
        </w:r>
      </w:ins>
      <w:ins w:id="609" w:author="Owner" w:date="2020-09-03T12:48:00Z">
        <w:r w:rsidR="00982655">
          <w:rPr>
            <w:color w:val="000000"/>
            <w:sz w:val="27"/>
            <w:szCs w:val="27"/>
          </w:rPr>
          <w:t xml:space="preserve"> skills </w:t>
        </w:r>
      </w:ins>
      <w:ins w:id="610" w:author="Owner" w:date="2020-09-03T15:40:00Z">
        <w:r w:rsidR="0021555F">
          <w:rPr>
            <w:color w:val="000000"/>
            <w:sz w:val="27"/>
            <w:szCs w:val="27"/>
          </w:rPr>
          <w:t>in</w:t>
        </w:r>
      </w:ins>
      <w:ins w:id="611" w:author="Owner" w:date="2020-09-03T12:48:00Z">
        <w:r w:rsidR="00982655">
          <w:rPr>
            <w:color w:val="000000"/>
            <w:sz w:val="27"/>
            <w:szCs w:val="27"/>
          </w:rPr>
          <w:t xml:space="preserve"> any wor</w:t>
        </w:r>
      </w:ins>
      <w:ins w:id="612" w:author="Owner" w:date="2020-09-03T12:49:00Z">
        <w:r w:rsidR="00982655">
          <w:rPr>
            <w:color w:val="000000"/>
            <w:sz w:val="27"/>
            <w:szCs w:val="27"/>
          </w:rPr>
          <w:t>kplace</w:t>
        </w:r>
      </w:ins>
      <w:del w:id="613" w:author="Owner" w:date="2020-09-03T12:48:00Z">
        <w:r w:rsidDel="00982655">
          <w:rPr>
            <w:color w:val="000000"/>
            <w:sz w:val="27"/>
            <w:szCs w:val="27"/>
          </w:rPr>
          <w:delText>, since that is a vital skill that can be useful in the workplace</w:delText>
        </w:r>
      </w:del>
      <w:r>
        <w:rPr>
          <w:color w:val="000000"/>
          <w:sz w:val="27"/>
          <w:szCs w:val="27"/>
        </w:rPr>
        <w:t>.</w:t>
      </w:r>
    </w:p>
    <w:p w14:paraId="60B3CA8B" w14:textId="1798D858" w:rsidR="008530A6" w:rsidDel="00774560" w:rsidRDefault="008530A6" w:rsidP="008530A6">
      <w:pPr>
        <w:pStyle w:val="NormalWeb"/>
        <w:rPr>
          <w:del w:id="614" w:author="Owner" w:date="2020-09-04T15:30:00Z"/>
          <w:color w:val="000000"/>
          <w:sz w:val="27"/>
          <w:szCs w:val="27"/>
        </w:rPr>
      </w:pPr>
    </w:p>
    <w:p w14:paraId="0916E845" w14:textId="639611F8" w:rsidR="009C325E" w:rsidDel="00774560" w:rsidRDefault="009C325E" w:rsidP="00522D31">
      <w:pPr>
        <w:rPr>
          <w:del w:id="615" w:author="Owner" w:date="2020-09-04T15:30:00Z"/>
        </w:rPr>
      </w:pPr>
    </w:p>
    <w:p w14:paraId="7FF04ACE" w14:textId="45E76CE8" w:rsidR="009C325E" w:rsidRDefault="00774560" w:rsidP="00522D31">
      <w:ins w:id="616" w:author="Owner" w:date="2020-09-04T15:30:00Z">
        <w:r>
          <w:t xml:space="preserve">Tags: Higher Ed; Personal Ruminations; </w:t>
        </w:r>
      </w:ins>
      <w:r w:rsidR="009C325E">
        <w:t>SAGES poster</w:t>
      </w:r>
    </w:p>
    <w:p w14:paraId="2D9AE487" w14:textId="76D2C719" w:rsidR="009C325E" w:rsidRDefault="00597DA2" w:rsidP="00522D31">
      <w:r>
        <w:t>During the 2018/2019 academic year, I signed up for the SAGES program</w:t>
      </w:r>
      <w:ins w:id="617" w:author="Owner" w:date="2020-09-03T15:18:00Z">
        <w:r w:rsidR="003F7805">
          <w:t xml:space="preserve"> while working towards my Masters’ degree</w:t>
        </w:r>
      </w:ins>
      <w:r>
        <w:t xml:space="preserve">. </w:t>
      </w:r>
      <w:del w:id="618" w:author="Owner" w:date="2020-09-03T15:19:00Z">
        <w:r w:rsidDel="003F7805">
          <w:delText xml:space="preserve">It </w:delText>
        </w:r>
      </w:del>
      <w:ins w:id="619" w:author="Owner" w:date="2020-09-03T15:19:00Z">
        <w:r w:rsidR="003F7805">
          <w:t xml:space="preserve">SAGES </w:t>
        </w:r>
      </w:ins>
      <w:r>
        <w:t xml:space="preserve">is a program that teaches interested grad student at </w:t>
      </w:r>
      <w:proofErr w:type="spellStart"/>
      <w:r>
        <w:t>UofC</w:t>
      </w:r>
      <w:proofErr w:type="spellEnd"/>
      <w:r>
        <w:t xml:space="preserve"> how to be a more effective </w:t>
      </w:r>
      <w:r w:rsidR="008B3784">
        <w:t xml:space="preserve">educator and </w:t>
      </w:r>
      <w:r>
        <w:t xml:space="preserve">communicator in STEM. Now, you may be thinking, </w:t>
      </w:r>
      <w:r w:rsidR="00D62D6E">
        <w:t xml:space="preserve">aren’t you supposed to be providing us with the full form of the acronym? </w:t>
      </w:r>
      <w:ins w:id="620" w:author="Owner" w:date="2020-09-03T15:19:00Z">
        <w:r w:rsidR="003F7805">
          <w:t xml:space="preserve">Yes, I really should. Just keep in mind that </w:t>
        </w:r>
      </w:ins>
      <w:r w:rsidR="00D62D6E">
        <w:t>SAGES is</w:t>
      </w:r>
      <w:r>
        <w:t xml:space="preserve"> an acronym with two other acronyms within it. Here it is: </w:t>
      </w:r>
    </w:p>
    <w:p w14:paraId="786E7A93" w14:textId="6CEB2072" w:rsidR="00597DA2" w:rsidRDefault="00597DA2" w:rsidP="00522D31">
      <w:r>
        <w:t xml:space="preserve">SAGES </w:t>
      </w:r>
      <w:del w:id="621" w:author="Owner" w:date="2020-09-03T15:19:00Z">
        <w:r w:rsidDel="003F7805">
          <w:delText>=</w:delText>
        </w:r>
      </w:del>
      <w:r>
        <w:t xml:space="preserve"> </w:t>
      </w:r>
      <w:proofErr w:type="spellStart"/>
      <w:r>
        <w:t>SoTL</w:t>
      </w:r>
      <w:proofErr w:type="spellEnd"/>
      <w:r>
        <w:t xml:space="preserve"> Advancing Graduate Education in STEM</w:t>
      </w:r>
    </w:p>
    <w:p w14:paraId="05B23C91" w14:textId="61A26A67" w:rsidR="00597DA2" w:rsidRDefault="00D62D6E" w:rsidP="00522D31">
      <w:proofErr w:type="spellStart"/>
      <w:r>
        <w:t>SoTL</w:t>
      </w:r>
      <w:proofErr w:type="spellEnd"/>
      <w:r>
        <w:t xml:space="preserve"> = Scholarship of teaching and learning </w:t>
      </w:r>
    </w:p>
    <w:p w14:paraId="2ED8E290" w14:textId="2E9BF9F1" w:rsidR="00D62D6E" w:rsidRDefault="00D62D6E" w:rsidP="00522D31">
      <w:r>
        <w:t>STEM = Science, Technology, Engineering and Math</w:t>
      </w:r>
    </w:p>
    <w:p w14:paraId="309535E8" w14:textId="3966ECB1" w:rsidR="00D76833" w:rsidDel="003F7805" w:rsidRDefault="00D76833" w:rsidP="003F7805">
      <w:pPr>
        <w:rPr>
          <w:del w:id="622" w:author="Owner" w:date="2020-09-03T15:20:00Z"/>
        </w:rPr>
      </w:pPr>
      <w:r>
        <w:t>In summary</w:t>
      </w:r>
      <w:r w:rsidR="008B3784">
        <w:t>, ‘SAGES’ stands for “</w:t>
      </w:r>
      <w:r w:rsidR="00D62D6E">
        <w:t xml:space="preserve">Scholarship of </w:t>
      </w:r>
      <w:r w:rsidR="008B3784">
        <w:t>T</w:t>
      </w:r>
      <w:r w:rsidR="00D62D6E">
        <w:t xml:space="preserve">eaching and </w:t>
      </w:r>
      <w:r w:rsidR="008B3784">
        <w:t>L</w:t>
      </w:r>
      <w:r w:rsidR="00D62D6E">
        <w:t>earning Advancing Graduate Education in Science, Technology, Engineering and Math</w:t>
      </w:r>
      <w:r w:rsidR="008B3784">
        <w:t>”</w:t>
      </w:r>
      <w:del w:id="623" w:author="Owner" w:date="2020-09-03T15:20:00Z">
        <w:r w:rsidDel="003F7805">
          <w:delText>…</w:delText>
        </w:r>
      </w:del>
      <w:r>
        <w:t>.</w:t>
      </w:r>
      <w:del w:id="624" w:author="Owner" w:date="2020-09-03T15:20:00Z">
        <w:r w:rsidDel="003F7805">
          <w:delText xml:space="preserve"> Yea, w</w:delText>
        </w:r>
        <w:r w:rsidR="00D62D6E" w:rsidDel="003F7805">
          <w:delText>e’ll stick to</w:delText>
        </w:r>
        <w:r w:rsidDel="003F7805">
          <w:delText>:</w:delText>
        </w:r>
      </w:del>
    </w:p>
    <w:p w14:paraId="631F9D6C" w14:textId="3BA2EBC2" w:rsidR="00D62D6E" w:rsidRDefault="00D62D6E" w:rsidP="00075D2D">
      <w:del w:id="625" w:author="Owner" w:date="2020-09-03T15:20:00Z">
        <w:r w:rsidDel="003F7805">
          <w:delText xml:space="preserve">SAGES </w:delText>
        </w:r>
        <w:r w:rsidR="00D76833" w:rsidDel="003F7805">
          <w:delText>=</w:delText>
        </w:r>
        <w:r w:rsidDel="003F7805">
          <w:delText xml:space="preserve"> program designed to teach grad students how to be better educators.</w:delText>
        </w:r>
      </w:del>
      <w:r>
        <w:t xml:space="preserve"> </w:t>
      </w:r>
    </w:p>
    <w:p w14:paraId="1B4477D0" w14:textId="11199A0F" w:rsidR="00D62D6E" w:rsidRDefault="00D303EE" w:rsidP="00522D31">
      <w:pPr>
        <w:rPr>
          <w:ins w:id="626" w:author="Owner" w:date="2020-09-03T15:27:00Z"/>
        </w:rPr>
      </w:pPr>
      <w:del w:id="627" w:author="Owner" w:date="2020-09-03T15:21:00Z">
        <w:r w:rsidDel="003F7805">
          <w:delText xml:space="preserve">For </w:delText>
        </w:r>
      </w:del>
      <w:ins w:id="628" w:author="Owner" w:date="2020-09-03T15:21:00Z">
        <w:r w:rsidR="003F7805">
          <w:t xml:space="preserve">In </w:t>
        </w:r>
      </w:ins>
      <w:r>
        <w:t xml:space="preserve">the first semester, I </w:t>
      </w:r>
      <w:r w:rsidR="008B3784">
        <w:t>learn</w:t>
      </w:r>
      <w:r>
        <w:t>ed</w:t>
      </w:r>
      <w:r w:rsidR="008B3784">
        <w:t xml:space="preserve"> the theoretical </w:t>
      </w:r>
      <w:del w:id="629" w:author="Owner" w:date="2020-09-03T15:21:00Z">
        <w:r w:rsidR="008B3784" w:rsidDel="003F7805">
          <w:delText xml:space="preserve">aspects </w:delText>
        </w:r>
      </w:del>
      <w:ins w:id="630" w:author="Owner" w:date="2020-09-03T15:21:00Z">
        <w:r w:rsidR="003F7805">
          <w:t>concepts behind</w:t>
        </w:r>
      </w:ins>
      <w:del w:id="631" w:author="Owner" w:date="2020-09-03T15:21:00Z">
        <w:r w:rsidR="008B3784" w:rsidDel="003F7805">
          <w:delText>of</w:delText>
        </w:r>
      </w:del>
      <w:r w:rsidR="008B3784">
        <w:t xml:space="preserve"> teaching and learning for example, how to provide feedback, how to align course learning outcomes and assignments, how to set learning objectives, how memory and learning works, how </w:t>
      </w:r>
      <w:r>
        <w:t xml:space="preserve">to actively engage students in their learning process. </w:t>
      </w:r>
      <w:ins w:id="632" w:author="Owner" w:date="2020-09-03T15:22:00Z">
        <w:r w:rsidR="003F7805">
          <w:t xml:space="preserve">Then, </w:t>
        </w:r>
      </w:ins>
      <w:del w:id="633" w:author="Owner" w:date="2020-09-03T15:22:00Z">
        <w:r w:rsidDel="003F7805">
          <w:delText>I</w:delText>
        </w:r>
      </w:del>
      <w:ins w:id="634" w:author="Owner" w:date="2020-09-03T15:22:00Z">
        <w:r w:rsidR="003F7805">
          <w:t>i</w:t>
        </w:r>
      </w:ins>
      <w:r>
        <w:t xml:space="preserve">n the second semester, I </w:t>
      </w:r>
      <w:del w:id="635" w:author="Owner" w:date="2020-09-03T15:22:00Z">
        <w:r w:rsidDel="003F7805">
          <w:delText xml:space="preserve">was able to </w:delText>
        </w:r>
      </w:del>
      <w:r>
        <w:t xml:space="preserve">put </w:t>
      </w:r>
      <w:ins w:id="636" w:author="Owner" w:date="2020-09-03T15:22:00Z">
        <w:r w:rsidR="003F7805">
          <w:t>some of these understanding</w:t>
        </w:r>
      </w:ins>
      <w:del w:id="637" w:author="Owner" w:date="2020-09-03T15:22:00Z">
        <w:r w:rsidDel="003F7805">
          <w:delText>everything that I had learned</w:delText>
        </w:r>
      </w:del>
      <w:r>
        <w:t xml:space="preserve"> into practice – I got to redesign a tutorial </w:t>
      </w:r>
      <w:ins w:id="638" w:author="Owner" w:date="2020-09-03T15:22:00Z">
        <w:r w:rsidR="003F7805">
          <w:t xml:space="preserve">for </w:t>
        </w:r>
      </w:ins>
      <w:ins w:id="639" w:author="Owner" w:date="2020-09-03T15:23:00Z">
        <w:r w:rsidR="00D36E45">
          <w:t>the Conservation</w:t>
        </w:r>
        <w:r w:rsidR="003F7805">
          <w:t xml:space="preserve"> </w:t>
        </w:r>
      </w:ins>
      <w:ins w:id="640" w:author="Owner" w:date="2020-09-03T15:24:00Z">
        <w:r w:rsidR="00D36E45">
          <w:t xml:space="preserve">biology </w:t>
        </w:r>
      </w:ins>
      <w:ins w:id="641" w:author="Owner" w:date="2020-09-03T15:23:00Z">
        <w:r w:rsidR="003F7805">
          <w:t>course</w:t>
        </w:r>
      </w:ins>
      <w:ins w:id="642" w:author="Owner" w:date="2020-09-03T15:24:00Z">
        <w:r w:rsidR="00D36E45">
          <w:t>. I had, previously, worked as a TA for that course</w:t>
        </w:r>
      </w:ins>
      <w:ins w:id="643" w:author="Owner" w:date="2020-09-03T15:25:00Z">
        <w:r w:rsidR="00D36E45">
          <w:t xml:space="preserve"> and identified a specific tutorial that didn’t inspire much discussion among students.</w:t>
        </w:r>
      </w:ins>
      <w:ins w:id="644" w:author="Owner" w:date="2020-09-03T15:24:00Z">
        <w:r w:rsidR="00D36E45">
          <w:t xml:space="preserve"> </w:t>
        </w:r>
      </w:ins>
      <w:del w:id="645" w:author="Owner" w:date="2020-09-03T15:22:00Z">
        <w:r w:rsidDel="003F7805">
          <w:delText xml:space="preserve">that I thought was lacking in </w:delText>
        </w:r>
      </w:del>
      <w:del w:id="646" w:author="Owner" w:date="2020-09-03T15:26:00Z">
        <w:r w:rsidDel="00D36E45">
          <w:delText>Conservation biology (a course that I had TAed the year before).</w:delText>
        </w:r>
      </w:del>
    </w:p>
    <w:p w14:paraId="1E37FAA8" w14:textId="69021053" w:rsidR="00D36E45" w:rsidRDefault="00D36E45" w:rsidP="00522D31">
      <w:ins w:id="647" w:author="Owner" w:date="2020-09-03T15:27:00Z">
        <w:r>
          <w:t xml:space="preserve">In the previous year, I had noticed that most students were against hunting. </w:t>
        </w:r>
      </w:ins>
    </w:p>
    <w:p w14:paraId="0427AEAE" w14:textId="28AFDC1A" w:rsidR="009648BD" w:rsidRDefault="00F02B11" w:rsidP="00522D31">
      <w:del w:id="648" w:author="Owner" w:date="2020-09-03T15:27:00Z">
        <w:r w:rsidDel="00D36E45">
          <w:delText>Why was the tutorial lacking? Well, if you know anything about students who choose to take ‘conservation biology’, then you will know that, we</w:delText>
        </w:r>
        <w:r w:rsidR="002B143A" w:rsidDel="00D36E45">
          <w:delText xml:space="preserve"> are, generally speaking,</w:delText>
        </w:r>
        <w:r w:rsidDel="00D36E45">
          <w:delText xml:space="preserve"> against hunting. </w:delText>
        </w:r>
        <w:r w:rsidR="007B62F1" w:rsidDel="00D36E45">
          <w:delText xml:space="preserve">The year before, I had noticed that most of the students were against hunting. </w:delText>
        </w:r>
      </w:del>
      <w:r w:rsidR="007B62F1">
        <w:t>In fact, only 1-2 students per tutorial group seemed to be for, or at least, not as against hunting as the rest of the group. This meant that the discussions around this topic was very flat – any ‘rebellion’ against the popular idea of ‘hunting bad’ was quickly squashed</w:t>
      </w:r>
      <w:r w:rsidR="009648BD">
        <w:t>.</w:t>
      </w:r>
      <w:r w:rsidR="007B62F1">
        <w:t xml:space="preserve"> I was quite frankly, appalled that</w:t>
      </w:r>
      <w:ins w:id="649" w:author="Owner" w:date="2020-09-03T15:28:00Z">
        <w:r w:rsidR="00D36E45">
          <w:t xml:space="preserve"> the students</w:t>
        </w:r>
      </w:ins>
      <w:r w:rsidR="007B62F1">
        <w:t xml:space="preserve"> </w:t>
      </w:r>
      <w:ins w:id="650" w:author="Owner" w:date="2020-09-03T15:28:00Z">
        <w:r w:rsidR="00D36E45">
          <w:t>against hunting</w:t>
        </w:r>
      </w:ins>
      <w:del w:id="651" w:author="Owner" w:date="2020-09-03T15:28:00Z">
        <w:r w:rsidR="007B62F1" w:rsidDel="00D36E45">
          <w:delText>they</w:delText>
        </w:r>
      </w:del>
      <w:r w:rsidR="007B62F1">
        <w:t xml:space="preserve"> were not even interested in having a discussion – hunting was just bad in their eyes</w:t>
      </w:r>
      <w:r w:rsidR="009648BD">
        <w:t xml:space="preserve">. </w:t>
      </w:r>
      <w:ins w:id="652" w:author="Owner" w:date="2020-09-03T15:28:00Z">
        <w:r w:rsidR="00D36E45">
          <w:t xml:space="preserve">And to me, </w:t>
        </w:r>
      </w:ins>
      <w:del w:id="653" w:author="Owner" w:date="2020-09-03T15:28:00Z">
        <w:r w:rsidR="009648BD" w:rsidDel="00D36E45">
          <w:delText>I</w:delText>
        </w:r>
      </w:del>
      <w:ins w:id="654" w:author="Owner" w:date="2020-09-03T15:28:00Z">
        <w:r w:rsidR="00D36E45">
          <w:t>i</w:t>
        </w:r>
      </w:ins>
      <w:r w:rsidR="009648BD">
        <w:t xml:space="preserve">t seemed </w:t>
      </w:r>
      <w:del w:id="655" w:author="Owner" w:date="2020-09-03T15:28:00Z">
        <w:r w:rsidR="009648BD" w:rsidDel="00D36E45">
          <w:delText>to me that</w:delText>
        </w:r>
      </w:del>
      <w:ins w:id="656" w:author="Owner" w:date="2020-09-03T15:28:00Z">
        <w:r w:rsidR="00D36E45">
          <w:t>like</w:t>
        </w:r>
      </w:ins>
      <w:r w:rsidR="009648BD">
        <w:t xml:space="preserve"> their thinking was limited to ‘killing is bad, therefore hunting is bad.’</w:t>
      </w:r>
    </w:p>
    <w:p w14:paraId="184F84D8" w14:textId="3B5F1F0B" w:rsidR="00F02B11" w:rsidRDefault="009648BD" w:rsidP="00522D31">
      <w:r>
        <w:t>I wanted to broaden students’ perspectives</w:t>
      </w:r>
      <w:r w:rsidR="00B21D74">
        <w:t>. My motivation to change the ‘hunting tutorial’ was to provide students with a wholistic view on hunting – the biological, social, economic and political aspects of hunting. Only then, in my opinion, could they form an informed opinion</w:t>
      </w:r>
      <w:ins w:id="657" w:author="Owner" w:date="2020-09-03T15:29:00Z">
        <w:r w:rsidR="004D26B5">
          <w:t xml:space="preserve"> for or against hunting</w:t>
        </w:r>
      </w:ins>
      <w:r w:rsidR="00B21D74">
        <w:t xml:space="preserve">. </w:t>
      </w:r>
    </w:p>
    <w:p w14:paraId="2577589B" w14:textId="5789CD1F" w:rsidR="00D303EE" w:rsidRDefault="008C5169" w:rsidP="00522D31">
      <w:r>
        <w:t>So, m</w:t>
      </w:r>
      <w:r w:rsidR="00D303EE">
        <w:t xml:space="preserve">y aim </w:t>
      </w:r>
      <w:r>
        <w:t xml:space="preserve">for the redesigned tutorial </w:t>
      </w:r>
      <w:r w:rsidR="00D303EE">
        <w:t xml:space="preserve">was to provide different perspectives </w:t>
      </w:r>
      <w:r>
        <w:t>on the topic</w:t>
      </w:r>
      <w:r w:rsidR="00482AA4">
        <w:t xml:space="preserve"> (the full poster is below)</w:t>
      </w:r>
      <w:r w:rsidR="00F6298D">
        <w:t xml:space="preserve">. During the tutorial session, students were randomly assigned into two groups – for or against hunting. The students were also provided with a list of questions that they then had to think and argue </w:t>
      </w:r>
      <w:bookmarkStart w:id="658" w:name="_GoBack"/>
      <w:bookmarkEnd w:id="658"/>
      <w:r w:rsidR="00F6298D">
        <w:lastRenderedPageBreak/>
        <w:t xml:space="preserve">with each other about. Mostly, students appreciated the change in format and valued the experience as it forced them to </w:t>
      </w:r>
      <w:del w:id="659" w:author="Owner" w:date="2020-09-03T15:30:00Z">
        <w:r w:rsidR="00F6298D" w:rsidDel="004D26B5">
          <w:delText xml:space="preserve">try to </w:delText>
        </w:r>
      </w:del>
      <w:r w:rsidR="00F6298D">
        <w:t xml:space="preserve">think </w:t>
      </w:r>
      <w:ins w:id="660" w:author="Owner" w:date="2020-09-03T15:30:00Z">
        <w:r w:rsidR="004D26B5">
          <w:t>about the</w:t>
        </w:r>
      </w:ins>
      <w:del w:id="661" w:author="Owner" w:date="2020-09-03T15:30:00Z">
        <w:r w:rsidR="00F6298D" w:rsidDel="004D26B5">
          <w:delText xml:space="preserve">from the </w:delText>
        </w:r>
      </w:del>
      <w:ins w:id="662" w:author="Owner" w:date="2020-09-03T15:30:00Z">
        <w:r w:rsidR="004D26B5">
          <w:t xml:space="preserve"> </w:t>
        </w:r>
      </w:ins>
      <w:r w:rsidR="00F6298D">
        <w:t>opposing side</w:t>
      </w:r>
      <w:ins w:id="663" w:author="Owner" w:date="2020-09-03T15:30:00Z">
        <w:r w:rsidR="004D26B5">
          <w:t>’s arguments</w:t>
        </w:r>
      </w:ins>
      <w:r w:rsidR="00F6298D">
        <w:t>. Astonishingly, for me at least, a substantial percentage of the class changed their minds about hunting</w:t>
      </w:r>
      <w:r w:rsidR="00F02B11">
        <w:t xml:space="preserve"> after the in-class debate!</w:t>
      </w:r>
      <w:r w:rsidR="00F6298D">
        <w:t xml:space="preserve"> </w:t>
      </w:r>
      <w:r>
        <w:t xml:space="preserve">And it went both ways – students who had previously been against hunting, were now more accepting of it, while students who had previously been for hunting, were now against it. Although, if I’m being honest, more students became more accepting of hunting. And I’m saying ‘more accepting’ because they still didn’t actively support hunting, but they understood the positive impacts that good hunting practices can have. </w:t>
      </w:r>
      <w:r w:rsidR="00482AA4">
        <w:t xml:space="preserve">It was a conditional acceptance, not an unconditional approval. </w:t>
      </w:r>
    </w:p>
    <w:p w14:paraId="1FA16461" w14:textId="77777777" w:rsidR="00F02B11" w:rsidRDefault="00F02B11" w:rsidP="00522D31"/>
    <w:p w14:paraId="248EF29A" w14:textId="761FDE60" w:rsidR="009C325E" w:rsidRDefault="009C325E" w:rsidP="00522D31">
      <w:proofErr w:type="spellStart"/>
      <w:r>
        <w:t>UCalgary</w:t>
      </w:r>
      <w:proofErr w:type="spellEnd"/>
      <w:r>
        <w:t xml:space="preserve"> badges: </w:t>
      </w:r>
    </w:p>
    <w:p w14:paraId="3FA2F90B" w14:textId="6A38F1B0" w:rsidR="009C325E" w:rsidRDefault="009C325E" w:rsidP="00522D31"/>
    <w:p w14:paraId="259CCCD9" w14:textId="77777777" w:rsidR="009C325E" w:rsidRDefault="009C325E" w:rsidP="00522D31"/>
    <w:sectPr w:rsidR="009C325E">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30D5831" w14:textId="77777777" w:rsidR="00E74FB3" w:rsidRDefault="00E74FB3" w:rsidP="008D12C3">
      <w:pPr>
        <w:spacing w:after="0" w:line="240" w:lineRule="auto"/>
      </w:pPr>
      <w:r>
        <w:separator/>
      </w:r>
    </w:p>
  </w:endnote>
  <w:endnote w:type="continuationSeparator" w:id="0">
    <w:p w14:paraId="2C1B9D3F" w14:textId="77777777" w:rsidR="00E74FB3" w:rsidRDefault="00E74FB3" w:rsidP="008D12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373A323" w14:textId="77777777" w:rsidR="00E74FB3" w:rsidRDefault="00E74FB3" w:rsidP="008D12C3">
      <w:pPr>
        <w:spacing w:after="0" w:line="240" w:lineRule="auto"/>
      </w:pPr>
      <w:r>
        <w:separator/>
      </w:r>
    </w:p>
  </w:footnote>
  <w:footnote w:type="continuationSeparator" w:id="0">
    <w:p w14:paraId="141BB89A" w14:textId="77777777" w:rsidR="00E74FB3" w:rsidRDefault="00E74FB3" w:rsidP="008D12C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BE08BD"/>
    <w:multiLevelType w:val="hybridMultilevel"/>
    <w:tmpl w:val="97E4726C"/>
    <w:lvl w:ilvl="0" w:tplc="D3B450D6">
      <w:numFmt w:val="bullet"/>
      <w:lvlText w:val=""/>
      <w:lvlJc w:val="left"/>
      <w:pPr>
        <w:ind w:left="720" w:hanging="360"/>
      </w:pPr>
      <w:rPr>
        <w:rFonts w:ascii="Symbol" w:eastAsiaTheme="minorHAnsi" w:hAnsi="Symbol" w:cstheme="minorBidi"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143A3A21"/>
    <w:multiLevelType w:val="hybridMultilevel"/>
    <w:tmpl w:val="C4882BBA"/>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1D795A55"/>
    <w:multiLevelType w:val="hybridMultilevel"/>
    <w:tmpl w:val="AF889FD4"/>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24F4561E"/>
    <w:multiLevelType w:val="hybridMultilevel"/>
    <w:tmpl w:val="09BA666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5FB56502"/>
    <w:multiLevelType w:val="hybridMultilevel"/>
    <w:tmpl w:val="916EA19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763F11A1"/>
    <w:multiLevelType w:val="hybridMultilevel"/>
    <w:tmpl w:val="FE10399C"/>
    <w:lvl w:ilvl="0" w:tplc="A20C4C34">
      <w:numFmt w:val="bullet"/>
      <w:lvlText w:val="-"/>
      <w:lvlJc w:val="left"/>
      <w:pPr>
        <w:ind w:left="720" w:hanging="360"/>
      </w:pPr>
      <w:rPr>
        <w:rFonts w:ascii="Calibri" w:eastAsiaTheme="minorHAnsi" w:hAnsi="Calibri" w:cs="Calibri"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5"/>
  </w:num>
  <w:num w:numId="2">
    <w:abstractNumId w:val="2"/>
  </w:num>
  <w:num w:numId="3">
    <w:abstractNumId w:val="1"/>
  </w:num>
  <w:num w:numId="4">
    <w:abstractNumId w:val="0"/>
  </w:num>
  <w:num w:numId="5">
    <w:abstractNumId w:val="4"/>
  </w:num>
  <w:num w:numId="6">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Owner">
    <w15:presenceInfo w15:providerId="None" w15:userId="Own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1200"/>
    <w:rsid w:val="0000466C"/>
    <w:rsid w:val="000253FB"/>
    <w:rsid w:val="000416D2"/>
    <w:rsid w:val="000642B9"/>
    <w:rsid w:val="00075D2D"/>
    <w:rsid w:val="00087EC8"/>
    <w:rsid w:val="000B2465"/>
    <w:rsid w:val="000D4AB0"/>
    <w:rsid w:val="000E3EC6"/>
    <w:rsid w:val="00101F1F"/>
    <w:rsid w:val="001020FE"/>
    <w:rsid w:val="00143AF4"/>
    <w:rsid w:val="001500C9"/>
    <w:rsid w:val="00150239"/>
    <w:rsid w:val="00167F68"/>
    <w:rsid w:val="001847CB"/>
    <w:rsid w:val="00195AD7"/>
    <w:rsid w:val="001D3C84"/>
    <w:rsid w:val="001F2E7A"/>
    <w:rsid w:val="001F598C"/>
    <w:rsid w:val="001F7DF3"/>
    <w:rsid w:val="00200D8A"/>
    <w:rsid w:val="00207F8A"/>
    <w:rsid w:val="0021555F"/>
    <w:rsid w:val="00290205"/>
    <w:rsid w:val="002A092F"/>
    <w:rsid w:val="002B143A"/>
    <w:rsid w:val="002C374E"/>
    <w:rsid w:val="00330472"/>
    <w:rsid w:val="0033596E"/>
    <w:rsid w:val="00337F64"/>
    <w:rsid w:val="00344CFF"/>
    <w:rsid w:val="00353C17"/>
    <w:rsid w:val="003861A7"/>
    <w:rsid w:val="00397467"/>
    <w:rsid w:val="003A0F22"/>
    <w:rsid w:val="003C0AB6"/>
    <w:rsid w:val="003C0E97"/>
    <w:rsid w:val="003F7805"/>
    <w:rsid w:val="00420EE9"/>
    <w:rsid w:val="0045797D"/>
    <w:rsid w:val="004750B4"/>
    <w:rsid w:val="00482AA4"/>
    <w:rsid w:val="00483579"/>
    <w:rsid w:val="00485943"/>
    <w:rsid w:val="00492F46"/>
    <w:rsid w:val="004954AE"/>
    <w:rsid w:val="00495EA3"/>
    <w:rsid w:val="00496B14"/>
    <w:rsid w:val="004A3E4D"/>
    <w:rsid w:val="004A6442"/>
    <w:rsid w:val="004B3C9B"/>
    <w:rsid w:val="004B5DF9"/>
    <w:rsid w:val="004C6F1A"/>
    <w:rsid w:val="004D26B5"/>
    <w:rsid w:val="004E2CCA"/>
    <w:rsid w:val="004F7C47"/>
    <w:rsid w:val="00513913"/>
    <w:rsid w:val="00522D31"/>
    <w:rsid w:val="005530D0"/>
    <w:rsid w:val="005735FD"/>
    <w:rsid w:val="0058659B"/>
    <w:rsid w:val="005925C1"/>
    <w:rsid w:val="00597DA2"/>
    <w:rsid w:val="005B1FDA"/>
    <w:rsid w:val="005B4DC0"/>
    <w:rsid w:val="005D0B66"/>
    <w:rsid w:val="005E066E"/>
    <w:rsid w:val="005F14D0"/>
    <w:rsid w:val="006041CE"/>
    <w:rsid w:val="00636FB6"/>
    <w:rsid w:val="00653E12"/>
    <w:rsid w:val="0065532C"/>
    <w:rsid w:val="00667956"/>
    <w:rsid w:val="00667EFE"/>
    <w:rsid w:val="00682651"/>
    <w:rsid w:val="006922BD"/>
    <w:rsid w:val="006952D0"/>
    <w:rsid w:val="00697ACE"/>
    <w:rsid w:val="006B7591"/>
    <w:rsid w:val="006C15E8"/>
    <w:rsid w:val="006E08A6"/>
    <w:rsid w:val="00700B30"/>
    <w:rsid w:val="00726CA7"/>
    <w:rsid w:val="00752FFB"/>
    <w:rsid w:val="0076791F"/>
    <w:rsid w:val="0077292B"/>
    <w:rsid w:val="00774560"/>
    <w:rsid w:val="007B0EA4"/>
    <w:rsid w:val="007B62F1"/>
    <w:rsid w:val="007F309A"/>
    <w:rsid w:val="007F436B"/>
    <w:rsid w:val="007F48B9"/>
    <w:rsid w:val="007F5BAA"/>
    <w:rsid w:val="008226E7"/>
    <w:rsid w:val="008421B6"/>
    <w:rsid w:val="00845698"/>
    <w:rsid w:val="008530A6"/>
    <w:rsid w:val="00882F91"/>
    <w:rsid w:val="008B3784"/>
    <w:rsid w:val="008C5169"/>
    <w:rsid w:val="008D12C3"/>
    <w:rsid w:val="00907F93"/>
    <w:rsid w:val="009236F4"/>
    <w:rsid w:val="0093115E"/>
    <w:rsid w:val="00940121"/>
    <w:rsid w:val="00945850"/>
    <w:rsid w:val="009476EA"/>
    <w:rsid w:val="00952E1C"/>
    <w:rsid w:val="009648BD"/>
    <w:rsid w:val="00982655"/>
    <w:rsid w:val="009870FF"/>
    <w:rsid w:val="009B439C"/>
    <w:rsid w:val="009B4901"/>
    <w:rsid w:val="009C1844"/>
    <w:rsid w:val="009C325E"/>
    <w:rsid w:val="00A11584"/>
    <w:rsid w:val="00A26E6B"/>
    <w:rsid w:val="00A30E16"/>
    <w:rsid w:val="00A37690"/>
    <w:rsid w:val="00A57A8C"/>
    <w:rsid w:val="00A620F8"/>
    <w:rsid w:val="00A651A4"/>
    <w:rsid w:val="00A71C47"/>
    <w:rsid w:val="00A811C8"/>
    <w:rsid w:val="00AB6C4D"/>
    <w:rsid w:val="00AC0DE0"/>
    <w:rsid w:val="00AD47F0"/>
    <w:rsid w:val="00AE7422"/>
    <w:rsid w:val="00AF2181"/>
    <w:rsid w:val="00AF28DF"/>
    <w:rsid w:val="00B11639"/>
    <w:rsid w:val="00B21D74"/>
    <w:rsid w:val="00B329A2"/>
    <w:rsid w:val="00B366EC"/>
    <w:rsid w:val="00B449E4"/>
    <w:rsid w:val="00B56D89"/>
    <w:rsid w:val="00B62F51"/>
    <w:rsid w:val="00B81D16"/>
    <w:rsid w:val="00B95E71"/>
    <w:rsid w:val="00BA1F53"/>
    <w:rsid w:val="00BD26C5"/>
    <w:rsid w:val="00BF77E0"/>
    <w:rsid w:val="00C2231B"/>
    <w:rsid w:val="00C310F7"/>
    <w:rsid w:val="00C34953"/>
    <w:rsid w:val="00C440C6"/>
    <w:rsid w:val="00C55887"/>
    <w:rsid w:val="00C5723C"/>
    <w:rsid w:val="00C74B54"/>
    <w:rsid w:val="00C96B86"/>
    <w:rsid w:val="00CA53DC"/>
    <w:rsid w:val="00CA6D14"/>
    <w:rsid w:val="00CB441F"/>
    <w:rsid w:val="00CC3FEC"/>
    <w:rsid w:val="00CD0307"/>
    <w:rsid w:val="00CD4C68"/>
    <w:rsid w:val="00CF0BAB"/>
    <w:rsid w:val="00CF6673"/>
    <w:rsid w:val="00D14BB7"/>
    <w:rsid w:val="00D21002"/>
    <w:rsid w:val="00D22BCD"/>
    <w:rsid w:val="00D2540F"/>
    <w:rsid w:val="00D303EE"/>
    <w:rsid w:val="00D34CA6"/>
    <w:rsid w:val="00D36E45"/>
    <w:rsid w:val="00D56D57"/>
    <w:rsid w:val="00D62D6E"/>
    <w:rsid w:val="00D76833"/>
    <w:rsid w:val="00DC1200"/>
    <w:rsid w:val="00DC2036"/>
    <w:rsid w:val="00DC4892"/>
    <w:rsid w:val="00DE4415"/>
    <w:rsid w:val="00DF0FC6"/>
    <w:rsid w:val="00DF5200"/>
    <w:rsid w:val="00E16FB6"/>
    <w:rsid w:val="00E20288"/>
    <w:rsid w:val="00E2799D"/>
    <w:rsid w:val="00E44CA9"/>
    <w:rsid w:val="00E74FB3"/>
    <w:rsid w:val="00E75C97"/>
    <w:rsid w:val="00E767F6"/>
    <w:rsid w:val="00E8367F"/>
    <w:rsid w:val="00E838CD"/>
    <w:rsid w:val="00E91319"/>
    <w:rsid w:val="00EB41A2"/>
    <w:rsid w:val="00EC3830"/>
    <w:rsid w:val="00EC49D4"/>
    <w:rsid w:val="00EF1078"/>
    <w:rsid w:val="00EF1C89"/>
    <w:rsid w:val="00F02B11"/>
    <w:rsid w:val="00F04B38"/>
    <w:rsid w:val="00F21AD5"/>
    <w:rsid w:val="00F37C4E"/>
    <w:rsid w:val="00F53916"/>
    <w:rsid w:val="00F6298D"/>
    <w:rsid w:val="00F857A6"/>
    <w:rsid w:val="00FC3AD3"/>
    <w:rsid w:val="00FC49F3"/>
    <w:rsid w:val="00FE0690"/>
    <w:rsid w:val="00FF737A"/>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69B726"/>
  <w15:chartTrackingRefBased/>
  <w15:docId w15:val="{7F2B6EBB-46B8-45B5-A3E3-605B8274E6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B759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C1200"/>
    <w:pPr>
      <w:ind w:left="720"/>
      <w:contextualSpacing/>
    </w:pPr>
  </w:style>
  <w:style w:type="character" w:customStyle="1" w:styleId="Heading1Char">
    <w:name w:val="Heading 1 Char"/>
    <w:basedOn w:val="DefaultParagraphFont"/>
    <w:link w:val="Heading1"/>
    <w:uiPriority w:val="9"/>
    <w:rsid w:val="006B7591"/>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6B7591"/>
    <w:rPr>
      <w:color w:val="0563C1" w:themeColor="hyperlink"/>
      <w:u w:val="single"/>
    </w:rPr>
  </w:style>
  <w:style w:type="character" w:styleId="UnresolvedMention">
    <w:name w:val="Unresolved Mention"/>
    <w:basedOn w:val="DefaultParagraphFont"/>
    <w:uiPriority w:val="99"/>
    <w:semiHidden/>
    <w:unhideWhenUsed/>
    <w:rsid w:val="006B7591"/>
    <w:rPr>
      <w:color w:val="605E5C"/>
      <w:shd w:val="clear" w:color="auto" w:fill="E1DFDD"/>
    </w:rPr>
  </w:style>
  <w:style w:type="paragraph" w:styleId="Header">
    <w:name w:val="header"/>
    <w:basedOn w:val="Normal"/>
    <w:link w:val="HeaderChar"/>
    <w:uiPriority w:val="99"/>
    <w:unhideWhenUsed/>
    <w:rsid w:val="008D12C3"/>
    <w:pPr>
      <w:tabs>
        <w:tab w:val="center" w:pos="4680"/>
        <w:tab w:val="right" w:pos="9360"/>
      </w:tabs>
      <w:spacing w:after="0" w:line="240" w:lineRule="auto"/>
    </w:pPr>
  </w:style>
  <w:style w:type="character" w:customStyle="1" w:styleId="HeaderChar">
    <w:name w:val="Header Char"/>
    <w:basedOn w:val="DefaultParagraphFont"/>
    <w:link w:val="Header"/>
    <w:uiPriority w:val="99"/>
    <w:rsid w:val="008D12C3"/>
  </w:style>
  <w:style w:type="paragraph" w:styleId="Footer">
    <w:name w:val="footer"/>
    <w:basedOn w:val="Normal"/>
    <w:link w:val="FooterChar"/>
    <w:uiPriority w:val="99"/>
    <w:unhideWhenUsed/>
    <w:rsid w:val="008D12C3"/>
    <w:pPr>
      <w:tabs>
        <w:tab w:val="center" w:pos="4680"/>
        <w:tab w:val="right" w:pos="9360"/>
      </w:tabs>
      <w:spacing w:after="0" w:line="240" w:lineRule="auto"/>
    </w:pPr>
  </w:style>
  <w:style w:type="character" w:customStyle="1" w:styleId="FooterChar">
    <w:name w:val="Footer Char"/>
    <w:basedOn w:val="DefaultParagraphFont"/>
    <w:link w:val="Footer"/>
    <w:uiPriority w:val="99"/>
    <w:rsid w:val="008D12C3"/>
  </w:style>
  <w:style w:type="paragraph" w:styleId="NormalWeb">
    <w:name w:val="Normal (Web)"/>
    <w:basedOn w:val="Normal"/>
    <w:uiPriority w:val="99"/>
    <w:semiHidden/>
    <w:unhideWhenUsed/>
    <w:rsid w:val="008530A6"/>
    <w:pPr>
      <w:spacing w:before="100" w:beforeAutospacing="1" w:after="100" w:afterAutospacing="1" w:line="240" w:lineRule="auto"/>
    </w:pPr>
    <w:rPr>
      <w:rFonts w:ascii="Times New Roman" w:eastAsia="Times New Roman" w:hAnsi="Times New Roman" w:cs="Times New Roman"/>
      <w:sz w:val="24"/>
      <w:szCs w:val="24"/>
      <w:lang w:eastAsia="en-CA"/>
    </w:rPr>
  </w:style>
  <w:style w:type="paragraph" w:styleId="BalloonText">
    <w:name w:val="Balloon Text"/>
    <w:basedOn w:val="Normal"/>
    <w:link w:val="BalloonTextChar"/>
    <w:uiPriority w:val="99"/>
    <w:semiHidden/>
    <w:unhideWhenUsed/>
    <w:rsid w:val="00F04B3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04B38"/>
    <w:rPr>
      <w:rFonts w:ascii="Segoe UI" w:hAnsi="Segoe UI" w:cs="Segoe UI"/>
      <w:sz w:val="18"/>
      <w:szCs w:val="18"/>
    </w:rPr>
  </w:style>
  <w:style w:type="character" w:styleId="CommentReference">
    <w:name w:val="annotation reference"/>
    <w:basedOn w:val="DefaultParagraphFont"/>
    <w:uiPriority w:val="99"/>
    <w:semiHidden/>
    <w:unhideWhenUsed/>
    <w:rsid w:val="001500C9"/>
    <w:rPr>
      <w:sz w:val="16"/>
      <w:szCs w:val="16"/>
    </w:rPr>
  </w:style>
  <w:style w:type="paragraph" w:styleId="CommentText">
    <w:name w:val="annotation text"/>
    <w:basedOn w:val="Normal"/>
    <w:link w:val="CommentTextChar"/>
    <w:uiPriority w:val="99"/>
    <w:semiHidden/>
    <w:unhideWhenUsed/>
    <w:rsid w:val="001500C9"/>
    <w:pPr>
      <w:spacing w:line="240" w:lineRule="auto"/>
    </w:pPr>
    <w:rPr>
      <w:sz w:val="20"/>
      <w:szCs w:val="20"/>
    </w:rPr>
  </w:style>
  <w:style w:type="character" w:customStyle="1" w:styleId="CommentTextChar">
    <w:name w:val="Comment Text Char"/>
    <w:basedOn w:val="DefaultParagraphFont"/>
    <w:link w:val="CommentText"/>
    <w:uiPriority w:val="99"/>
    <w:semiHidden/>
    <w:rsid w:val="001500C9"/>
    <w:rPr>
      <w:sz w:val="20"/>
      <w:szCs w:val="20"/>
    </w:rPr>
  </w:style>
  <w:style w:type="paragraph" w:styleId="CommentSubject">
    <w:name w:val="annotation subject"/>
    <w:basedOn w:val="CommentText"/>
    <w:next w:val="CommentText"/>
    <w:link w:val="CommentSubjectChar"/>
    <w:uiPriority w:val="99"/>
    <w:semiHidden/>
    <w:unhideWhenUsed/>
    <w:rsid w:val="001500C9"/>
    <w:rPr>
      <w:b/>
      <w:bCs/>
    </w:rPr>
  </w:style>
  <w:style w:type="character" w:customStyle="1" w:styleId="CommentSubjectChar">
    <w:name w:val="Comment Subject Char"/>
    <w:basedOn w:val="CommentTextChar"/>
    <w:link w:val="CommentSubject"/>
    <w:uiPriority w:val="99"/>
    <w:semiHidden/>
    <w:rsid w:val="001500C9"/>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2797606">
      <w:bodyDiv w:val="1"/>
      <w:marLeft w:val="0"/>
      <w:marRight w:val="0"/>
      <w:marTop w:val="0"/>
      <w:marBottom w:val="0"/>
      <w:divBdr>
        <w:top w:val="none" w:sz="0" w:space="0" w:color="auto"/>
        <w:left w:val="none" w:sz="0" w:space="0" w:color="auto"/>
        <w:bottom w:val="none" w:sz="0" w:space="0" w:color="auto"/>
        <w:right w:val="none" w:sz="0" w:space="0" w:color="auto"/>
      </w:divBdr>
    </w:div>
    <w:div w:id="9639238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ebookcentral-proquest-com.ezproxy.lib.ucalgary.ca/lib/ucalgary-ebooks/detail.action?docID=269540" TargetMode="External"/><Relationship Id="rId13" Type="http://schemas.openxmlformats.org/officeDocument/2006/relationships/hyperlink" Target="mailto:samridhir@gmail.com" TargetMode="External"/><Relationship Id="rId18" Type="http://schemas.microsoft.com/office/2011/relationships/people" Target="peop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5" Type="http://schemas.openxmlformats.org/officeDocument/2006/relationships/webSettings" Target="webSettings.xml"/><Relationship Id="rId15" Type="http://schemas.openxmlformats.org/officeDocument/2006/relationships/image" Target="media/image5.jpg"/><Relationship Id="rId10" Type="http://schemas.openxmlformats.org/officeDocument/2006/relationships/image" Target="media/image1.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samridhir@gmail.com" TargetMode="External"/><Relationship Id="rId14"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76A5B5-3424-4A15-A077-3B5A25D8CC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2689</TotalTime>
  <Pages>15</Pages>
  <Words>4928</Words>
  <Characters>28091</Characters>
  <Application>Microsoft Office Word</Application>
  <DocSecurity>0</DocSecurity>
  <Lines>234</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32954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Owner</dc:creator>
  <cp:keywords/>
  <dc:description/>
  <cp:lastModifiedBy>Owner</cp:lastModifiedBy>
  <cp:revision>52</cp:revision>
  <dcterms:created xsi:type="dcterms:W3CDTF">2020-07-10T18:24:00Z</dcterms:created>
  <dcterms:modified xsi:type="dcterms:W3CDTF">2020-09-04T21:32:00Z</dcterms:modified>
</cp:coreProperties>
</file>